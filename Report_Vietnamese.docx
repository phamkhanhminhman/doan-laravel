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36B43" w14:textId="3E787382" w:rsidR="002A5917" w:rsidRDefault="00A03192" w:rsidP="002A5917">
      <w:pPr>
        <w:rPr>
          <w:rFonts w:ascii="Times New Roman" w:hAnsi="Times New Roman"/>
          <w:sz w:val="16"/>
          <w:szCs w:val="16"/>
        </w:rPr>
      </w:pPr>
      <w:bookmarkStart w:id="0" w:name="OLE_LINK26"/>
      <w:bookmarkStart w:id="1" w:name="OLE_LINK27"/>
      <w:r>
        <w:rPr>
          <w:rFonts w:ascii="Times New Roman" w:hAnsi="Times New Roman"/>
          <w:sz w:val="16"/>
          <w:szCs w:val="16"/>
        </w:rPr>
        <w:t xml:space="preserve"> </w:t>
      </w:r>
    </w:p>
    <w:p w14:paraId="3BF6B219" w14:textId="77777777" w:rsidR="002A5917" w:rsidRPr="004C61CF"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14:paraId="021B2AE0"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14:paraId="674872E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14:paraId="616D8D4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89984" behindDoc="0" locked="0" layoutInCell="1" allowOverlap="1" wp14:anchorId="5F069E46" wp14:editId="1BF2D1A7">
                <wp:simplePos x="0" y="0"/>
                <wp:positionH relativeFrom="column">
                  <wp:posOffset>2098675</wp:posOffset>
                </wp:positionH>
                <wp:positionV relativeFrom="paragraph">
                  <wp:posOffset>201930</wp:posOffset>
                </wp:positionV>
                <wp:extent cx="1187450" cy="0"/>
                <wp:effectExtent l="0" t="0" r="31750" b="19050"/>
                <wp:wrapNone/>
                <wp:docPr id="290" name="Straight Connector 290"/>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EB0E08" id="Straight Connector 29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" strokecolor="black [3200]" strokeweight=".5pt">
                <v:stroke joinstyle="miter"/>
              </v:line>
            </w:pict>
          </mc:Fallback>
        </mc:AlternateContent>
      </w:r>
      <w:r w:rsidRPr="008E3D50">
        <w:rPr>
          <w:rFonts w:ascii="Times New Roman" w:hAnsi="Times New Roman"/>
          <w:b/>
          <w:color w:val="000000"/>
          <w:sz w:val="28"/>
          <w:szCs w:val="28"/>
        </w:rPr>
        <w:t xml:space="preserve">KHOA </w:t>
      </w:r>
      <w:r>
        <w:rPr>
          <w:rFonts w:ascii="Times New Roman" w:hAnsi="Times New Roman"/>
          <w:b/>
          <w:color w:val="000000"/>
          <w:sz w:val="28"/>
          <w:szCs w:val="28"/>
        </w:rPr>
        <w:t>CÔNG NGHỆ THÔNG TIN</w:t>
      </w:r>
      <w:r w:rsidRPr="008E3D50">
        <w:rPr>
          <w:rFonts w:ascii="Times New Roman" w:hAnsi="Times New Roman"/>
          <w:b/>
          <w:color w:val="000000"/>
          <w:sz w:val="28"/>
          <w:szCs w:val="28"/>
        </w:rPr>
        <w:t xml:space="preserve"> </w:t>
      </w:r>
    </w:p>
    <w:p w14:paraId="42D17020"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77C75037"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345D50F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7AF78DF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060DF0BC"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5FD9122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259AEC77"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436E59D6"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CÔNG NGHỆ THÔNG TIN</w:t>
      </w:r>
    </w:p>
    <w:p w14:paraId="7B7940F4"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Pr>
          <w:rFonts w:ascii="Times New Roman" w:hAnsi="Times New Roman"/>
          <w:b/>
          <w:color w:val="000000"/>
          <w:sz w:val="32"/>
          <w:szCs w:val="32"/>
        </w:rPr>
        <w:t>CÔNG NGHỆ PHẦN MỀM</w:t>
      </w:r>
    </w:p>
    <w:p w14:paraId="75BDC527"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32"/>
          <w:szCs w:val="32"/>
        </w:rPr>
      </w:pPr>
    </w:p>
    <w:p w14:paraId="0C41546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b/>
          <w:color w:val="000000"/>
          <w:sz w:val="32"/>
          <w:szCs w:val="32"/>
        </w:rPr>
      </w:pPr>
    </w:p>
    <w:p w14:paraId="414F5778"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1BDB79F4"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4DE23392" w14:textId="77777777" w:rsidR="002A5917" w:rsidRPr="00B53F7A"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14:paraId="79E14F23"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53A5EF85" w14:textId="77777777" w:rsidR="002A5917" w:rsidRPr="002A5917"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40"/>
          <w:szCs w:val="40"/>
        </w:rPr>
      </w:pPr>
      <w:r>
        <w:rPr>
          <w:rFonts w:ascii="Times New Roman" w:hAnsi="Times New Roman"/>
          <w:b/>
          <w:color w:val="000000"/>
          <w:sz w:val="40"/>
          <w:szCs w:val="40"/>
        </w:rPr>
        <w:t>QUẢN LÍ BÁN HÀNG TRÊN                                  SÀN THƯƠNG MẠI ĐIỆN TỬ</w:t>
      </w:r>
      <w:r w:rsidRPr="008E3D50">
        <w:rPr>
          <w:rFonts w:ascii="Times New Roman" w:hAnsi="Times New Roman"/>
          <w:b/>
          <w:color w:val="000000"/>
        </w:rPr>
        <w:t xml:space="preserve"> </w:t>
      </w:r>
    </w:p>
    <w:p w14:paraId="1FE29A42"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5344A0C1"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0AD7F098"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1935C0F3"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3E37F9ED"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047BD62A"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1DD3AD4D"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Pr="008E3D50">
        <w:rPr>
          <w:rFonts w:ascii="Times New Roman" w:hAnsi="Times New Roman"/>
          <w:b/>
          <w:color w:val="000000"/>
          <w:sz w:val="28"/>
          <w:szCs w:val="28"/>
        </w:rPr>
        <w:t xml:space="preserve">TS. </w:t>
      </w:r>
      <w:r>
        <w:rPr>
          <w:rFonts w:ascii="Times New Roman" w:hAnsi="Times New Roman"/>
          <w:b/>
          <w:color w:val="000000"/>
          <w:sz w:val="28"/>
          <w:szCs w:val="28"/>
        </w:rPr>
        <w:t>LÊ THỊ MỸ HẠNH</w:t>
      </w:r>
    </w:p>
    <w:p w14:paraId="53055301" w14:textId="2AC07A8A" w:rsidR="002A5917" w:rsidRPr="008E3D50" w:rsidRDefault="00A03192" w:rsidP="00A03192">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Pr>
          <w:rFonts w:ascii="Times New Roman" w:hAnsi="Times New Roman"/>
          <w:color w:val="000000"/>
          <w:sz w:val="28"/>
          <w:szCs w:val="28"/>
        </w:rPr>
        <w:t xml:space="preserve">                       </w:t>
      </w:r>
      <w:r w:rsidR="002A5917" w:rsidRPr="008E3D50">
        <w:rPr>
          <w:rFonts w:ascii="Times New Roman" w:hAnsi="Times New Roman"/>
          <w:color w:val="000000"/>
          <w:sz w:val="28"/>
          <w:szCs w:val="28"/>
        </w:rPr>
        <w:t>Sinh viên thực hiện:</w:t>
      </w:r>
      <w:r w:rsidR="002A5917" w:rsidRPr="008E3D50">
        <w:rPr>
          <w:rFonts w:ascii="Times New Roman" w:hAnsi="Times New Roman"/>
          <w:b/>
          <w:color w:val="000000"/>
          <w:sz w:val="28"/>
          <w:szCs w:val="28"/>
        </w:rPr>
        <w:t xml:space="preserve">    </w:t>
      </w:r>
      <w:r w:rsidR="002A5917">
        <w:rPr>
          <w:rFonts w:ascii="Times New Roman" w:hAnsi="Times New Roman"/>
          <w:b/>
          <w:color w:val="000000"/>
          <w:sz w:val="28"/>
          <w:szCs w:val="28"/>
        </w:rPr>
        <w:t>NGUYỄN QUANG PHƯƠNG</w:t>
      </w: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r w:rsidR="002A5917" w:rsidRPr="008E3D50">
        <w:rPr>
          <w:rFonts w:ascii="Times New Roman" w:hAnsi="Times New Roman"/>
          <w:color w:val="000000"/>
          <w:sz w:val="28"/>
          <w:szCs w:val="28"/>
        </w:rPr>
        <w:t xml:space="preserve">Số thẻ sinh viên:  </w:t>
      </w:r>
      <w:r w:rsidR="002A5917">
        <w:rPr>
          <w:rFonts w:ascii="Times New Roman" w:hAnsi="Times New Roman"/>
          <w:b/>
          <w:color w:val="000000"/>
          <w:sz w:val="28"/>
          <w:szCs w:val="28"/>
        </w:rPr>
        <w:t>102150291</w:t>
      </w:r>
    </w:p>
    <w:p w14:paraId="0E4E4181"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15TCLC2</w:t>
      </w:r>
    </w:p>
    <w:p w14:paraId="6B33BA2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3A79E853"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71D296C9"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36EF86A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1E0E2C7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20CC5248"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597D5C76"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rPr>
      </w:pPr>
    </w:p>
    <w:p w14:paraId="3950FF92"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rPr>
      </w:pPr>
    </w:p>
    <w:p w14:paraId="736962AC"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color w:val="000000"/>
          <w:sz w:val="28"/>
          <w:szCs w:val="28"/>
        </w:rPr>
      </w:pPr>
    </w:p>
    <w:p w14:paraId="2CFB4A23"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p w14:paraId="3F57D8B0"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color w:val="000000"/>
          <w:sz w:val="28"/>
          <w:szCs w:val="28"/>
        </w:rPr>
      </w:pPr>
    </w:p>
    <w:p w14:paraId="58B953E9" w14:textId="77777777" w:rsidR="00F234BA"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lastRenderedPageBreak/>
        <w:br w:type="page"/>
      </w:r>
    </w:p>
    <w:tbl>
      <w:tblPr>
        <w:tblW w:w="9171" w:type="dxa"/>
        <w:jc w:val="center"/>
        <w:tblLayout w:type="fixed"/>
        <w:tblLook w:val="01E0" w:firstRow="1" w:lastRow="1" w:firstColumn="1" w:lastColumn="1" w:noHBand="0" w:noVBand="0"/>
      </w:tblPr>
      <w:tblGrid>
        <w:gridCol w:w="4228"/>
        <w:gridCol w:w="4943"/>
      </w:tblGrid>
      <w:tr w:rsidR="00F234BA" w:rsidRPr="00914D36" w14:paraId="71EF870F" w14:textId="77777777" w:rsidTr="008665A1">
        <w:trPr>
          <w:jc w:val="center"/>
        </w:trPr>
        <w:tc>
          <w:tcPr>
            <w:tcW w:w="4228" w:type="dxa"/>
          </w:tcPr>
          <w:p w14:paraId="58D4FA8B" w14:textId="77777777" w:rsidR="00F234BA" w:rsidRPr="00456E2C" w:rsidRDefault="00F234BA" w:rsidP="008665A1">
            <w:pPr>
              <w:jc w:val="center"/>
              <w:rPr>
                <w:rFonts w:ascii="Times New Roman" w:hAnsi="Times New Roman"/>
                <w:sz w:val="22"/>
                <w:szCs w:val="22"/>
                <w:lang w:val="de-DE"/>
              </w:rPr>
            </w:pPr>
          </w:p>
          <w:p w14:paraId="7D9C8BB9" w14:textId="77777777" w:rsidR="00F234BA" w:rsidRPr="00456E2C" w:rsidRDefault="00F234BA" w:rsidP="008665A1">
            <w:pPr>
              <w:jc w:val="center"/>
              <w:rPr>
                <w:rFonts w:ascii="Times New Roman" w:hAnsi="Times New Roman"/>
                <w:sz w:val="22"/>
                <w:szCs w:val="22"/>
                <w:lang w:val="de-DE"/>
              </w:rPr>
            </w:pPr>
            <w:r w:rsidRPr="00456E2C">
              <w:rPr>
                <w:rFonts w:ascii="Times New Roman" w:hAnsi="Times New Roman"/>
                <w:sz w:val="22"/>
                <w:szCs w:val="22"/>
                <w:lang w:val="de-DE"/>
              </w:rPr>
              <w:t>ĐẠI HỌC ĐÀ NẴNG</w:t>
            </w:r>
          </w:p>
          <w:p w14:paraId="79A92141" w14:textId="77777777" w:rsidR="00F234BA" w:rsidRPr="00456E2C" w:rsidRDefault="00F234BA" w:rsidP="008665A1">
            <w:pPr>
              <w:jc w:val="center"/>
              <w:rPr>
                <w:rFonts w:ascii="Times New Roman" w:hAnsi="Times New Roman"/>
                <w:b/>
                <w:spacing w:val="-10"/>
                <w:sz w:val="22"/>
                <w:szCs w:val="22"/>
                <w:lang w:val="de-DE"/>
              </w:rPr>
            </w:pPr>
            <w:r w:rsidRPr="00456E2C">
              <w:rPr>
                <w:rFonts w:ascii="Times New Roman" w:hAnsi="Times New Roman"/>
                <w:b/>
                <w:spacing w:val="-10"/>
                <w:sz w:val="22"/>
                <w:szCs w:val="22"/>
                <w:lang w:val="de-DE"/>
              </w:rPr>
              <w:t xml:space="preserve">TRƯỜNG ĐẠI HỌC BÁCH KHOA </w:t>
            </w:r>
          </w:p>
          <w:p w14:paraId="686DADED" w14:textId="77777777" w:rsidR="00F234BA" w:rsidRPr="00456E2C" w:rsidRDefault="00F234BA" w:rsidP="008665A1">
            <w:pPr>
              <w:jc w:val="center"/>
              <w:rPr>
                <w:rFonts w:ascii="Times New Roman" w:hAnsi="Times New Roman"/>
                <w:sz w:val="22"/>
                <w:szCs w:val="22"/>
                <w:lang w:val="de-DE"/>
              </w:rPr>
            </w:pPr>
            <w:r w:rsidRPr="00456E2C">
              <w:rPr>
                <w:rFonts w:ascii="Times New Roman" w:hAnsi="Times New Roman"/>
                <w:noProof/>
              </w:rPr>
              <mc:AlternateContent>
                <mc:Choice Requires="wps">
                  <w:drawing>
                    <wp:anchor distT="0" distB="0" distL="114300" distR="114300" simplePos="0" relativeHeight="251706368" behindDoc="0" locked="0" layoutInCell="1" allowOverlap="1" wp14:anchorId="19EF61FC" wp14:editId="0F8ECA21">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0381AD"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"/>
                  </w:pict>
                </mc:Fallback>
              </mc:AlternateContent>
            </w:r>
            <w:r w:rsidRPr="00456E2C">
              <w:rPr>
                <w:rFonts w:ascii="Times New Roman" w:hAnsi="Times New Roman"/>
                <w:spacing w:val="-10"/>
                <w:sz w:val="22"/>
                <w:szCs w:val="22"/>
              </w:rPr>
              <w:t>KHOA …………………………………………</w:t>
            </w:r>
          </w:p>
        </w:tc>
        <w:tc>
          <w:tcPr>
            <w:tcW w:w="4943" w:type="dxa"/>
          </w:tcPr>
          <w:p w14:paraId="52B64BEA" w14:textId="77777777" w:rsidR="00F234BA" w:rsidRPr="00456E2C" w:rsidRDefault="00F234BA" w:rsidP="008665A1">
            <w:pPr>
              <w:rPr>
                <w:rFonts w:ascii="Times New Roman" w:hAnsi="Times New Roman"/>
                <w:b/>
                <w:sz w:val="22"/>
                <w:szCs w:val="22"/>
                <w:lang w:val="de-DE"/>
              </w:rPr>
            </w:pPr>
          </w:p>
          <w:p w14:paraId="368B42A6" w14:textId="77777777" w:rsidR="00F234BA" w:rsidRPr="00456E2C" w:rsidRDefault="00F234BA" w:rsidP="008665A1">
            <w:pPr>
              <w:rPr>
                <w:rFonts w:ascii="Times New Roman" w:hAnsi="Times New Roman"/>
                <w:b/>
                <w:sz w:val="22"/>
                <w:szCs w:val="22"/>
                <w:lang w:val="de-DE"/>
              </w:rPr>
            </w:pPr>
            <w:r w:rsidRPr="00456E2C">
              <w:rPr>
                <w:rFonts w:ascii="Times New Roman" w:hAnsi="Times New Roman"/>
                <w:b/>
                <w:sz w:val="22"/>
                <w:szCs w:val="22"/>
                <w:lang w:val="de-DE"/>
              </w:rPr>
              <w:t>CỘNG HÒA XÃ HỘI CHỦ NGHĨA VIỆT NAM</w:t>
            </w:r>
          </w:p>
          <w:p w14:paraId="1788B0B3" w14:textId="77777777" w:rsidR="00F234BA" w:rsidRPr="00456E2C" w:rsidRDefault="00F234BA" w:rsidP="008665A1">
            <w:pPr>
              <w:jc w:val="center"/>
              <w:rPr>
                <w:rFonts w:ascii="Times New Roman" w:hAnsi="Times New Roman"/>
              </w:rPr>
            </w:pPr>
            <w:r w:rsidRPr="00456E2C">
              <w:rPr>
                <w:rFonts w:ascii="Times New Roman" w:hAnsi="Times New Roman"/>
                <w:noProof/>
              </w:rPr>
              <mc:AlternateContent>
                <mc:Choice Requires="wps">
                  <w:drawing>
                    <wp:anchor distT="0" distB="0" distL="114300" distR="114300" simplePos="0" relativeHeight="251705344" behindDoc="0" locked="0" layoutInCell="1" allowOverlap="1" wp14:anchorId="73ED15B3" wp14:editId="69665954">
                      <wp:simplePos x="0" y="0"/>
                      <wp:positionH relativeFrom="column">
                        <wp:posOffset>629313</wp:posOffset>
                      </wp:positionH>
                      <wp:positionV relativeFrom="paragraph">
                        <wp:posOffset>180147</wp:posOffset>
                      </wp:positionV>
                      <wp:extent cx="1743075" cy="9525"/>
                      <wp:effectExtent l="6985" t="8255" r="12065" b="1079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2C31E" id="Straight Arrow Connector 5" o:spid="_x0000_s1026" type="#_x0000_t32" style="position:absolute;margin-left:49.55pt;margin-top:14.2pt;width:137.25pt;height:.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"/>
                  </w:pict>
                </mc:Fallback>
              </mc:AlternateContent>
            </w:r>
            <w:r w:rsidRPr="00456E2C">
              <w:rPr>
                <w:rFonts w:ascii="Times New Roman" w:hAnsi="Times New Roman"/>
              </w:rPr>
              <w:t>Độc lập - Tự do - Hạnh phúc</w:t>
            </w:r>
          </w:p>
        </w:tc>
      </w:tr>
    </w:tbl>
    <w:p w14:paraId="0D1D47F5" w14:textId="77777777" w:rsidR="00F234BA" w:rsidRPr="001F5893" w:rsidRDefault="00F234BA" w:rsidP="00F234BA"/>
    <w:p w14:paraId="375E3F12" w14:textId="77777777" w:rsidR="00F234BA" w:rsidRPr="00456E2C" w:rsidRDefault="00F234BA" w:rsidP="00F234BA">
      <w:pPr>
        <w:spacing w:line="360" w:lineRule="auto"/>
        <w:jc w:val="center"/>
        <w:rPr>
          <w:rFonts w:ascii="Times New Roman" w:hAnsi="Times New Roman"/>
          <w:b/>
          <w:sz w:val="30"/>
          <w:szCs w:val="30"/>
        </w:rPr>
      </w:pPr>
      <w:r w:rsidRPr="00456E2C">
        <w:rPr>
          <w:rFonts w:ascii="Times New Roman" w:hAnsi="Times New Roman"/>
          <w:b/>
          <w:sz w:val="30"/>
          <w:szCs w:val="30"/>
        </w:rPr>
        <w:t>NHẬN XÉT ĐỒ ÁN TỐT NGHIỆP</w:t>
      </w:r>
    </w:p>
    <w:p w14:paraId="35A670CD"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1. Thông tin chung:</w:t>
      </w:r>
    </w:p>
    <w:p w14:paraId="4D424B74" w14:textId="4D670115"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1. Họ và tên sinh viên: </w:t>
      </w:r>
      <w:r>
        <w:rPr>
          <w:rFonts w:ascii="Times New Roman" w:hAnsi="Times New Roman"/>
          <w:sz w:val="26"/>
          <w:szCs w:val="26"/>
        </w:rPr>
        <w:t>Nguyễn Quang Phương</w:t>
      </w:r>
    </w:p>
    <w:p w14:paraId="035578F6" w14:textId="12FC7048"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2. Lớp: </w:t>
      </w:r>
      <w:r>
        <w:rPr>
          <w:rFonts w:ascii="Times New Roman" w:hAnsi="Times New Roman"/>
          <w:sz w:val="26"/>
          <w:szCs w:val="26"/>
        </w:rPr>
        <w:t xml:space="preserve">15TCLC2                </w:t>
      </w:r>
      <w:r w:rsidRPr="00456E2C">
        <w:rPr>
          <w:rFonts w:ascii="Times New Roman" w:hAnsi="Times New Roman"/>
          <w:sz w:val="26"/>
          <w:szCs w:val="26"/>
        </w:rPr>
        <w:t xml:space="preserve"> </w:t>
      </w:r>
      <w:r>
        <w:rPr>
          <w:rFonts w:ascii="Times New Roman" w:hAnsi="Times New Roman"/>
          <w:sz w:val="26"/>
          <w:szCs w:val="26"/>
        </w:rPr>
        <w:t xml:space="preserve">                          </w:t>
      </w:r>
      <w:r w:rsidRPr="00456E2C">
        <w:rPr>
          <w:rFonts w:ascii="Times New Roman" w:hAnsi="Times New Roman"/>
          <w:sz w:val="26"/>
          <w:szCs w:val="26"/>
        </w:rPr>
        <w:t xml:space="preserve">Số thẻ SV: </w:t>
      </w:r>
      <w:r>
        <w:rPr>
          <w:rFonts w:ascii="Times New Roman" w:hAnsi="Times New Roman"/>
          <w:sz w:val="26"/>
          <w:szCs w:val="26"/>
        </w:rPr>
        <w:t>102150291</w:t>
      </w:r>
    </w:p>
    <w:p w14:paraId="010E245A" w14:textId="0FFB71AF"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3. Tên đề tài: </w:t>
      </w:r>
      <w:r>
        <w:rPr>
          <w:rFonts w:ascii="Times New Roman" w:hAnsi="Times New Roman"/>
          <w:sz w:val="26"/>
          <w:szCs w:val="26"/>
        </w:rPr>
        <w:t>Xây dựng website quản lí bán hàng đa kênh trên sàn thương mại điện tử.</w:t>
      </w:r>
    </w:p>
    <w:p w14:paraId="16953FE7" w14:textId="7A8F35D2"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4. Người hướng dẫn: </w:t>
      </w:r>
      <w:r>
        <w:rPr>
          <w:rFonts w:ascii="Times New Roman" w:hAnsi="Times New Roman"/>
          <w:sz w:val="26"/>
          <w:szCs w:val="26"/>
        </w:rPr>
        <w:t xml:space="preserve">Lê Thị Mỹ Hạnh         </w:t>
      </w:r>
      <w:r w:rsidRPr="00456E2C">
        <w:rPr>
          <w:rFonts w:ascii="Times New Roman" w:hAnsi="Times New Roman"/>
          <w:sz w:val="26"/>
          <w:szCs w:val="26"/>
        </w:rPr>
        <w:t xml:space="preserve"> Học hàm/ học vị: </w:t>
      </w:r>
      <w:r>
        <w:rPr>
          <w:rFonts w:ascii="Times New Roman" w:hAnsi="Times New Roman"/>
          <w:sz w:val="26"/>
          <w:szCs w:val="26"/>
        </w:rPr>
        <w:t>Tiến sĩ</w:t>
      </w:r>
    </w:p>
    <w:p w14:paraId="76C14507"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II. Nhận xét, đánh giá đồ án tốt nghiệp:</w:t>
      </w:r>
    </w:p>
    <w:p w14:paraId="6F820727" w14:textId="77777777" w:rsidR="00F234BA" w:rsidRPr="00456E2C" w:rsidRDefault="00F234BA" w:rsidP="00F234BA">
      <w:pPr>
        <w:suppressAutoHyphens/>
        <w:spacing w:after="60" w:line="276" w:lineRule="auto"/>
        <w:ind w:left="284" w:hanging="284"/>
        <w:jc w:val="both"/>
        <w:rPr>
          <w:rFonts w:ascii="Times New Roman" w:hAnsi="Times New Roman"/>
          <w:sz w:val="26"/>
          <w:szCs w:val="26"/>
        </w:rPr>
      </w:pPr>
      <w:r w:rsidRPr="00456E2C">
        <w:rPr>
          <w:rFonts w:ascii="Times New Roman" w:hAnsi="Times New Roman"/>
          <w:sz w:val="26"/>
          <w:szCs w:val="26"/>
        </w:rPr>
        <w:t xml:space="preserve">1. Về tính cấp thiết, tính mới, khả năng ứng dụng của đề tài: (điểm tối đa là 2đ) </w:t>
      </w:r>
    </w:p>
    <w:p w14:paraId="6A595116"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7F88A4CF"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3827A803" w14:textId="77777777" w:rsidR="00F234BA" w:rsidRPr="00456E2C" w:rsidRDefault="00F234BA" w:rsidP="00F234BA">
      <w:pPr>
        <w:suppressAutoHyphens/>
        <w:spacing w:after="60" w:line="276" w:lineRule="auto"/>
        <w:ind w:left="284" w:hanging="284"/>
        <w:rPr>
          <w:rFonts w:ascii="Times New Roman" w:hAnsi="Times New Roman"/>
          <w:sz w:val="26"/>
          <w:szCs w:val="26"/>
        </w:rPr>
      </w:pPr>
      <w:r w:rsidRPr="00456E2C">
        <w:rPr>
          <w:rFonts w:ascii="Times New Roman" w:hAnsi="Times New Roman"/>
          <w:sz w:val="26"/>
          <w:szCs w:val="26"/>
        </w:rPr>
        <w:t>2. Về kết quả giải quyết các nội dung nhiệm vụ yêu cầu của đồ án: (điểm tối đa là 4đ)</w:t>
      </w:r>
    </w:p>
    <w:p w14:paraId="64655D05"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1FAE722B"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025E9DF0" w14:textId="77777777" w:rsidR="00F234BA" w:rsidRPr="00456E2C" w:rsidRDefault="00F234BA" w:rsidP="00F234BA">
      <w:pPr>
        <w:suppressAutoHyphens/>
        <w:spacing w:after="60" w:line="276" w:lineRule="auto"/>
        <w:ind w:left="284" w:hanging="284"/>
        <w:rPr>
          <w:rFonts w:ascii="Times New Roman" w:hAnsi="Times New Roman"/>
          <w:sz w:val="26"/>
          <w:szCs w:val="26"/>
        </w:rPr>
      </w:pPr>
      <w:r w:rsidRPr="00456E2C">
        <w:rPr>
          <w:rFonts w:ascii="Times New Roman" w:hAnsi="Times New Roman"/>
          <w:sz w:val="26"/>
          <w:szCs w:val="26"/>
        </w:rPr>
        <w:t>3. Về hình thức, cấu trúc, bố cục của đồ án tốt nghiệp: (điểm tối đa là 2đ)</w:t>
      </w:r>
    </w:p>
    <w:p w14:paraId="02DDAA27" w14:textId="77777777" w:rsidR="00F234BA" w:rsidRPr="00456E2C" w:rsidRDefault="00F234BA" w:rsidP="00F234BA">
      <w:pPr>
        <w:spacing w:after="60" w:line="276" w:lineRule="auto"/>
        <w:ind w:left="272"/>
        <w:rPr>
          <w:rFonts w:ascii="Times New Roman" w:hAnsi="Times New Roman"/>
          <w:sz w:val="26"/>
          <w:szCs w:val="26"/>
        </w:rPr>
      </w:pPr>
      <w:r w:rsidRPr="00456E2C">
        <w:rPr>
          <w:rFonts w:ascii="Times New Roman" w:hAnsi="Times New Roman"/>
          <w:sz w:val="26"/>
          <w:szCs w:val="26"/>
        </w:rPr>
        <w:t>………………………………………………………………………………………..</w:t>
      </w:r>
    </w:p>
    <w:p w14:paraId="0CD542DC" w14:textId="77777777" w:rsidR="00F234BA" w:rsidRPr="00456E2C" w:rsidRDefault="00F234BA" w:rsidP="00F234BA">
      <w:pPr>
        <w:spacing w:after="60" w:line="276" w:lineRule="auto"/>
        <w:ind w:left="272"/>
        <w:rPr>
          <w:rFonts w:ascii="Times New Roman" w:hAnsi="Times New Roman"/>
          <w:sz w:val="26"/>
          <w:szCs w:val="26"/>
        </w:rPr>
      </w:pPr>
      <w:r w:rsidRPr="00456E2C">
        <w:rPr>
          <w:rFonts w:ascii="Times New Roman" w:hAnsi="Times New Roman"/>
          <w:sz w:val="26"/>
          <w:szCs w:val="26"/>
        </w:rPr>
        <w:t>………………………………………………………………………………………..</w:t>
      </w:r>
    </w:p>
    <w:p w14:paraId="6C72AE3B" w14:textId="77777777" w:rsidR="00F234BA" w:rsidRPr="00456E2C" w:rsidRDefault="00F234BA" w:rsidP="00F234BA">
      <w:pPr>
        <w:suppressAutoHyphens/>
        <w:spacing w:after="60" w:line="276" w:lineRule="auto"/>
        <w:ind w:left="284" w:hanging="284"/>
        <w:jc w:val="both"/>
        <w:rPr>
          <w:rFonts w:ascii="Times New Roman" w:hAnsi="Times New Roman"/>
          <w:sz w:val="26"/>
          <w:szCs w:val="26"/>
        </w:rPr>
      </w:pPr>
      <w:r w:rsidRPr="00456E2C">
        <w:rPr>
          <w:rFonts w:ascii="Times New Roman" w:hAnsi="Times New Roman"/>
          <w:sz w:val="26"/>
          <w:szCs w:val="26"/>
        </w:rPr>
        <w:t>4. Đề tài có giá trị khoa học/ có bài báo/ giải quyết vấn đề đặt ra của doanh nghiệp hoặc nhà trường: (điểm tối đa là 1đ)</w:t>
      </w:r>
    </w:p>
    <w:p w14:paraId="06930E7C"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529F4E7D"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4492E807" w14:textId="77777777" w:rsidR="00F234BA" w:rsidRPr="00456E2C" w:rsidRDefault="00F234BA" w:rsidP="00F234BA">
      <w:pPr>
        <w:suppressAutoHyphens/>
        <w:spacing w:after="60" w:line="276" w:lineRule="auto"/>
        <w:rPr>
          <w:rFonts w:ascii="Times New Roman" w:hAnsi="Times New Roman"/>
          <w:sz w:val="26"/>
          <w:szCs w:val="26"/>
        </w:rPr>
      </w:pPr>
      <w:r w:rsidRPr="00456E2C">
        <w:rPr>
          <w:rFonts w:ascii="Times New Roman" w:hAnsi="Times New Roman"/>
          <w:sz w:val="26"/>
          <w:szCs w:val="26"/>
        </w:rPr>
        <w:t>5. Các tồn tại, thiếu sót cần bổ sung, chỉnh sửa:</w:t>
      </w:r>
    </w:p>
    <w:p w14:paraId="52DC2D7B"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63C9B8D3"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4CC45B21"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 xml:space="preserve">III. Tinh thần, thái độ làm việc của sinh viên: </w:t>
      </w:r>
      <w:r w:rsidRPr="00456E2C">
        <w:rPr>
          <w:rFonts w:ascii="Times New Roman" w:hAnsi="Times New Roman"/>
          <w:sz w:val="26"/>
          <w:szCs w:val="26"/>
        </w:rPr>
        <w:t>(điểm tối đa 1đ)</w:t>
      </w:r>
    </w:p>
    <w:p w14:paraId="23E8F115"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3A758247"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IV. Đánh giá:</w:t>
      </w:r>
    </w:p>
    <w:p w14:paraId="4913BADB" w14:textId="77777777" w:rsidR="00F234BA" w:rsidRPr="00456E2C" w:rsidRDefault="00F234BA" w:rsidP="00F234BA">
      <w:pPr>
        <w:suppressAutoHyphens/>
        <w:spacing w:after="60" w:line="276" w:lineRule="auto"/>
        <w:rPr>
          <w:rFonts w:ascii="Times New Roman" w:hAnsi="Times New Roman"/>
          <w:sz w:val="26"/>
          <w:szCs w:val="26"/>
        </w:rPr>
      </w:pPr>
      <w:r w:rsidRPr="00456E2C">
        <w:rPr>
          <w:rFonts w:ascii="Times New Roman" w:hAnsi="Times New Roman"/>
          <w:sz w:val="26"/>
          <w:szCs w:val="26"/>
        </w:rPr>
        <w:t>1. Điểm đánh giá:</w:t>
      </w:r>
      <w:r w:rsidRPr="00456E2C">
        <w:rPr>
          <w:rFonts w:ascii="Times New Roman" w:hAnsi="Times New Roman"/>
          <w:sz w:val="26"/>
          <w:szCs w:val="26"/>
        </w:rPr>
        <w:tab/>
        <w:t xml:space="preserve"> ……../10  (lấy đến 1 số lẻ thập phân)</w:t>
      </w:r>
    </w:p>
    <w:p w14:paraId="14F42DF7" w14:textId="77777777" w:rsidR="00F234BA" w:rsidRPr="00456E2C" w:rsidRDefault="00F234BA" w:rsidP="00F234BA">
      <w:pPr>
        <w:suppressAutoHyphens/>
        <w:spacing w:line="276" w:lineRule="auto"/>
        <w:rPr>
          <w:rFonts w:ascii="Times New Roman" w:hAnsi="Times New Roman"/>
          <w:i/>
          <w:sz w:val="26"/>
          <w:szCs w:val="26"/>
        </w:rPr>
      </w:pPr>
      <w:r w:rsidRPr="00456E2C">
        <w:rPr>
          <w:rFonts w:ascii="Times New Roman" w:hAnsi="Times New Roman"/>
          <w:sz w:val="26"/>
          <w:szCs w:val="26"/>
        </w:rPr>
        <w:t xml:space="preserve">2. Đề nghị: </w:t>
      </w:r>
      <w:sdt>
        <w:sdtPr>
          <w:rPr>
            <w:rFonts w:ascii="Times New Roman" w:hAnsi="Times New Roman"/>
            <w:sz w:val="26"/>
          </w:rPr>
          <w:id w:val="-1564634109"/>
          <w14:checkbox>
            <w14:checked w14:val="0"/>
            <w14:checkedState w14:val="2612" w14:font="MS Gothic"/>
            <w14:uncheckedState w14:val="2610" w14:font="MS Gothic"/>
          </w14:checkbox>
        </w:sdtPr>
        <w:sdtEndPr/>
        <w:sdtContent>
          <w:r w:rsidRPr="00456E2C">
            <w:rPr>
              <w:rFonts w:ascii="Segoe UI Symbol" w:eastAsia="MS Gothic" w:hAnsi="Segoe UI Symbol" w:cs="Segoe UI Symbol"/>
              <w:sz w:val="26"/>
            </w:rPr>
            <w:t>☐</w:t>
          </w:r>
        </w:sdtContent>
      </w:sdt>
      <w:r w:rsidRPr="00456E2C">
        <w:rPr>
          <w:rFonts w:ascii="Times New Roman" w:hAnsi="Times New Roman"/>
          <w:sz w:val="26"/>
          <w:szCs w:val="26"/>
        </w:rPr>
        <w:t xml:space="preserve"> Được bảo vệ đồ án    </w:t>
      </w:r>
      <w:sdt>
        <w:sdtPr>
          <w:rPr>
            <w:rFonts w:ascii="Times New Roman" w:hAnsi="Times New Roman"/>
            <w:sz w:val="26"/>
          </w:rPr>
          <w:id w:val="-1090926927"/>
          <w14:checkbox>
            <w14:checked w14:val="0"/>
            <w14:checkedState w14:val="2612" w14:font="MS Gothic"/>
            <w14:uncheckedState w14:val="2610" w14:font="MS Gothic"/>
          </w14:checkbox>
        </w:sdtPr>
        <w:sdtEndPr/>
        <w:sdtContent>
          <w:r w:rsidRPr="00456E2C">
            <w:rPr>
              <w:rFonts w:ascii="Segoe UI Symbol" w:eastAsia="MS Gothic" w:hAnsi="Segoe UI Symbol" w:cs="Segoe UI Symbol"/>
              <w:sz w:val="26"/>
            </w:rPr>
            <w:t>☐</w:t>
          </w:r>
        </w:sdtContent>
      </w:sdt>
      <w:r w:rsidRPr="00456E2C">
        <w:rPr>
          <w:rFonts w:ascii="Times New Roman" w:hAnsi="Times New Roman"/>
          <w:sz w:val="26"/>
          <w:szCs w:val="26"/>
        </w:rPr>
        <w:t xml:space="preserve"> Bổ sung để bảo vệ</w:t>
      </w:r>
      <w:r w:rsidRPr="00456E2C">
        <w:rPr>
          <w:rFonts w:ascii="Times New Roman" w:hAnsi="Times New Roman"/>
          <w:sz w:val="26"/>
          <w:szCs w:val="26"/>
        </w:rPr>
        <w:tab/>
      </w:r>
      <w:sdt>
        <w:sdtPr>
          <w:rPr>
            <w:rFonts w:ascii="Times New Roman" w:hAnsi="Times New Roman"/>
            <w:sz w:val="26"/>
          </w:rPr>
          <w:id w:val="-442072377"/>
          <w14:checkbox>
            <w14:checked w14:val="0"/>
            <w14:checkedState w14:val="2612" w14:font="MS Gothic"/>
            <w14:uncheckedState w14:val="2610" w14:font="MS Gothic"/>
          </w14:checkbox>
        </w:sdtPr>
        <w:sdtEndPr/>
        <w:sdtContent>
          <w:r w:rsidRPr="00456E2C">
            <w:rPr>
              <w:rFonts w:ascii="Segoe UI Symbol" w:eastAsia="MS Gothic" w:hAnsi="Segoe UI Symbol" w:cs="Segoe UI Symbol"/>
              <w:sz w:val="26"/>
            </w:rPr>
            <w:t>☐</w:t>
          </w:r>
        </w:sdtContent>
      </w:sdt>
      <w:r w:rsidRPr="00456E2C">
        <w:rPr>
          <w:rFonts w:ascii="Times New Roman" w:hAnsi="Times New Roman"/>
          <w:sz w:val="26"/>
          <w:szCs w:val="26"/>
        </w:rPr>
        <w:t xml:space="preserve"> Không được bảo vệ</w:t>
      </w:r>
    </w:p>
    <w:tbl>
      <w:tblPr>
        <w:tblW w:w="0" w:type="auto"/>
        <w:tblInd w:w="108" w:type="dxa"/>
        <w:tblLook w:val="01E0" w:firstRow="1" w:lastRow="1" w:firstColumn="1" w:lastColumn="1" w:noHBand="0" w:noVBand="0"/>
      </w:tblPr>
      <w:tblGrid>
        <w:gridCol w:w="4462"/>
        <w:gridCol w:w="4502"/>
      </w:tblGrid>
      <w:tr w:rsidR="00F234BA" w:rsidRPr="00456E2C" w14:paraId="4A9394E6" w14:textId="77777777" w:rsidTr="008665A1">
        <w:tc>
          <w:tcPr>
            <w:tcW w:w="4462" w:type="dxa"/>
          </w:tcPr>
          <w:p w14:paraId="76941E5D" w14:textId="77777777" w:rsidR="00F234BA" w:rsidRPr="00456E2C" w:rsidRDefault="00F234BA" w:rsidP="008665A1">
            <w:pPr>
              <w:spacing w:line="380" w:lineRule="exact"/>
              <w:jc w:val="both"/>
              <w:rPr>
                <w:rFonts w:ascii="Times New Roman" w:hAnsi="Times New Roman"/>
                <w:sz w:val="26"/>
                <w:szCs w:val="26"/>
              </w:rPr>
            </w:pPr>
          </w:p>
        </w:tc>
        <w:tc>
          <w:tcPr>
            <w:tcW w:w="4502" w:type="dxa"/>
          </w:tcPr>
          <w:p w14:paraId="2B5DDA7C" w14:textId="77777777" w:rsidR="00F234BA" w:rsidRPr="00456E2C" w:rsidRDefault="00F234BA" w:rsidP="008665A1">
            <w:pPr>
              <w:spacing w:line="380" w:lineRule="exact"/>
              <w:jc w:val="center"/>
              <w:rPr>
                <w:rFonts w:ascii="Times New Roman" w:hAnsi="Times New Roman"/>
                <w:i/>
                <w:sz w:val="26"/>
                <w:szCs w:val="26"/>
              </w:rPr>
            </w:pPr>
            <w:r w:rsidRPr="00456E2C">
              <w:rPr>
                <w:rFonts w:ascii="Times New Roman" w:hAnsi="Times New Roman"/>
                <w:i/>
                <w:sz w:val="26"/>
                <w:szCs w:val="26"/>
              </w:rPr>
              <w:t>Đà Nẵng, ngày       tháng      năm 201</w:t>
            </w:r>
          </w:p>
        </w:tc>
      </w:tr>
      <w:tr w:rsidR="00F234BA" w:rsidRPr="00456E2C" w14:paraId="50279797" w14:textId="77777777" w:rsidTr="008665A1">
        <w:tc>
          <w:tcPr>
            <w:tcW w:w="4462" w:type="dxa"/>
          </w:tcPr>
          <w:p w14:paraId="1AC40AD5" w14:textId="77777777" w:rsidR="00F234BA" w:rsidRPr="00456E2C" w:rsidRDefault="00F234BA" w:rsidP="008665A1">
            <w:pPr>
              <w:spacing w:line="380" w:lineRule="exact"/>
              <w:jc w:val="both"/>
              <w:rPr>
                <w:rFonts w:ascii="Times New Roman" w:hAnsi="Times New Roman"/>
                <w:b/>
                <w:sz w:val="26"/>
                <w:szCs w:val="26"/>
              </w:rPr>
            </w:pPr>
          </w:p>
        </w:tc>
        <w:tc>
          <w:tcPr>
            <w:tcW w:w="4502" w:type="dxa"/>
          </w:tcPr>
          <w:p w14:paraId="470EEA79" w14:textId="77777777" w:rsidR="00F234BA" w:rsidRDefault="00F234BA" w:rsidP="008665A1">
            <w:pPr>
              <w:spacing w:line="380" w:lineRule="exact"/>
              <w:jc w:val="center"/>
              <w:rPr>
                <w:rFonts w:ascii="Times New Roman" w:hAnsi="Times New Roman"/>
                <w:b/>
                <w:sz w:val="26"/>
                <w:szCs w:val="26"/>
              </w:rPr>
            </w:pPr>
            <w:r w:rsidRPr="00456E2C">
              <w:rPr>
                <w:rFonts w:ascii="Times New Roman" w:hAnsi="Times New Roman"/>
                <w:b/>
                <w:sz w:val="26"/>
                <w:szCs w:val="26"/>
              </w:rPr>
              <w:t>Người hướng dẫn</w:t>
            </w:r>
          </w:p>
          <w:p w14:paraId="70184472" w14:textId="77777777" w:rsidR="00F234BA" w:rsidRDefault="00F234BA" w:rsidP="008665A1">
            <w:pPr>
              <w:spacing w:line="380" w:lineRule="exact"/>
              <w:jc w:val="center"/>
              <w:rPr>
                <w:rFonts w:ascii="Times New Roman" w:hAnsi="Times New Roman"/>
                <w:b/>
                <w:sz w:val="26"/>
                <w:szCs w:val="26"/>
              </w:rPr>
            </w:pPr>
          </w:p>
          <w:p w14:paraId="6DE04799" w14:textId="2245F016" w:rsidR="00F234BA" w:rsidRPr="00456E2C" w:rsidRDefault="00F234BA" w:rsidP="008665A1">
            <w:pPr>
              <w:spacing w:line="380" w:lineRule="exact"/>
              <w:jc w:val="center"/>
              <w:rPr>
                <w:rFonts w:ascii="Times New Roman" w:hAnsi="Times New Roman"/>
                <w:b/>
                <w:sz w:val="26"/>
                <w:szCs w:val="26"/>
              </w:rPr>
            </w:pPr>
          </w:p>
        </w:tc>
      </w:tr>
    </w:tbl>
    <w:p w14:paraId="3B8E7ADE" w14:textId="200E1E9E" w:rsidR="00F234BA" w:rsidRPr="00FE6760" w:rsidRDefault="00F234BA" w:rsidP="006E01B1">
      <w:pPr>
        <w:spacing w:after="160" w:line="259" w:lineRule="auto"/>
        <w:rPr>
          <w:rFonts w:ascii="Times New Roman" w:hAnsi="Times New Roman"/>
          <w:b/>
          <w:color w:val="000000"/>
          <w:sz w:val="28"/>
          <w:szCs w:val="28"/>
        </w:rPr>
      </w:pPr>
    </w:p>
    <w:tbl>
      <w:tblPr>
        <w:tblW w:w="9171" w:type="dxa"/>
        <w:tblLayout w:type="fixed"/>
        <w:tblLook w:val="01E0" w:firstRow="1" w:lastRow="1" w:firstColumn="1" w:lastColumn="1" w:noHBand="0" w:noVBand="0"/>
      </w:tblPr>
      <w:tblGrid>
        <w:gridCol w:w="4228"/>
        <w:gridCol w:w="4943"/>
      </w:tblGrid>
      <w:tr w:rsidR="00F234BA" w:rsidRPr="005A3D16" w14:paraId="168FE16A" w14:textId="77777777" w:rsidTr="008665A1">
        <w:trPr>
          <w:trHeight w:val="724"/>
        </w:trPr>
        <w:tc>
          <w:tcPr>
            <w:tcW w:w="4228" w:type="dxa"/>
          </w:tcPr>
          <w:p w14:paraId="640C7BF3" w14:textId="77777777" w:rsidR="00F234BA" w:rsidRPr="005A3D16" w:rsidRDefault="00F234BA" w:rsidP="008665A1">
            <w:pPr>
              <w:ind w:right="-284"/>
              <w:rPr>
                <w:rFonts w:ascii="Times New Roman" w:hAnsi="Times New Roman"/>
                <w:sz w:val="26"/>
                <w:szCs w:val="26"/>
                <w:lang w:val="de-DE"/>
              </w:rPr>
            </w:pPr>
            <w:r w:rsidRPr="005A3D16">
              <w:rPr>
                <w:rFonts w:ascii="Times New Roman" w:hAnsi="Times New Roman"/>
                <w:sz w:val="26"/>
                <w:szCs w:val="26"/>
                <w:lang w:val="de-DE"/>
              </w:rPr>
              <w:lastRenderedPageBreak/>
              <w:t xml:space="preserve">                    ĐẠI HỌC ĐÀ NẴNG</w:t>
            </w:r>
          </w:p>
          <w:p w14:paraId="4DFC094B" w14:textId="77777777" w:rsidR="00F234BA" w:rsidRPr="005A3D16" w:rsidRDefault="00F234BA" w:rsidP="008665A1">
            <w:pPr>
              <w:ind w:right="-284"/>
              <w:jc w:val="center"/>
              <w:rPr>
                <w:rFonts w:ascii="Times New Roman" w:hAnsi="Times New Roman"/>
                <w:b/>
                <w:spacing w:val="-10"/>
                <w:sz w:val="26"/>
                <w:szCs w:val="26"/>
                <w:lang w:val="de-DE"/>
              </w:rPr>
            </w:pPr>
            <w:r w:rsidRPr="005A3D16">
              <w:rPr>
                <w:rFonts w:ascii="Times New Roman" w:hAnsi="Times New Roman"/>
                <w:b/>
                <w:spacing w:val="-10"/>
                <w:sz w:val="26"/>
                <w:szCs w:val="26"/>
                <w:lang w:val="de-DE"/>
              </w:rPr>
              <w:t xml:space="preserve">TRƯỜNG ĐẠI HỌC BÁCH KHOA </w:t>
            </w:r>
          </w:p>
          <w:p w14:paraId="58FD714A" w14:textId="77777777" w:rsidR="00F234BA" w:rsidRPr="005A3D16" w:rsidRDefault="00F234BA" w:rsidP="008665A1">
            <w:pPr>
              <w:ind w:right="-284"/>
              <w:jc w:val="center"/>
              <w:rPr>
                <w:rFonts w:ascii="Times New Roman" w:hAnsi="Times New Roman"/>
                <w:sz w:val="26"/>
                <w:szCs w:val="26"/>
                <w:lang w:val="de-DE"/>
              </w:rPr>
            </w:pPr>
            <w:r w:rsidRPr="005A3D16">
              <w:rPr>
                <w:rFonts w:ascii="Times New Roman" w:hAnsi="Times New Roman"/>
                <w:noProof/>
                <w:sz w:val="26"/>
                <w:szCs w:val="26"/>
              </w:rPr>
              <mc:AlternateContent>
                <mc:Choice Requires="wps">
                  <w:drawing>
                    <wp:anchor distT="0" distB="0" distL="114300" distR="114300" simplePos="0" relativeHeight="251703296" behindDoc="0" locked="0" layoutInCell="1" allowOverlap="1" wp14:anchorId="2AF4F7A1" wp14:editId="12CCA79E">
                      <wp:simplePos x="0" y="0"/>
                      <wp:positionH relativeFrom="column">
                        <wp:posOffset>462915</wp:posOffset>
                      </wp:positionH>
                      <wp:positionV relativeFrom="paragraph">
                        <wp:posOffset>154305</wp:posOffset>
                      </wp:positionV>
                      <wp:extent cx="1743075" cy="9525"/>
                      <wp:effectExtent l="0" t="0" r="28575"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DB7B9" id="Straight Arrow Connector 2" o:spid="_x0000_s1026" type="#_x0000_t32" style="position:absolute;margin-left:36.45pt;margin-top:12.15pt;width:137.2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"/>
                  </w:pict>
                </mc:Fallback>
              </mc:AlternateContent>
            </w:r>
            <w:r w:rsidRPr="005A3D16">
              <w:rPr>
                <w:rFonts w:ascii="Times New Roman" w:hAnsi="Times New Roman"/>
                <w:spacing w:val="-10"/>
                <w:sz w:val="26"/>
                <w:szCs w:val="26"/>
              </w:rPr>
              <w:t>KHOA  CÔNG NGHỆ THÔNG TIN</w:t>
            </w:r>
          </w:p>
        </w:tc>
        <w:tc>
          <w:tcPr>
            <w:tcW w:w="4943" w:type="dxa"/>
          </w:tcPr>
          <w:p w14:paraId="0DF00511" w14:textId="77777777" w:rsidR="00F234BA" w:rsidRPr="005A3D16" w:rsidRDefault="00F234BA" w:rsidP="008665A1">
            <w:pPr>
              <w:ind w:right="-284"/>
              <w:rPr>
                <w:rFonts w:ascii="Times New Roman" w:hAnsi="Times New Roman"/>
                <w:b/>
                <w:sz w:val="26"/>
                <w:szCs w:val="26"/>
                <w:lang w:val="de-DE"/>
              </w:rPr>
            </w:pPr>
            <w:r w:rsidRPr="005A3D16">
              <w:rPr>
                <w:rFonts w:ascii="Times New Roman" w:hAnsi="Times New Roman"/>
                <w:b/>
                <w:sz w:val="26"/>
                <w:szCs w:val="26"/>
                <w:lang w:val="de-DE"/>
              </w:rPr>
              <w:t>CỘNG HÒA XÃ HỘI CHỦ NGHĨA VIỆT NAM</w:t>
            </w:r>
          </w:p>
          <w:p w14:paraId="4BFF2734" w14:textId="77777777" w:rsidR="00F234BA" w:rsidRPr="005A3D16" w:rsidRDefault="00F234BA" w:rsidP="008665A1">
            <w:pPr>
              <w:ind w:right="-284"/>
              <w:jc w:val="center"/>
              <w:rPr>
                <w:rFonts w:ascii="Times New Roman" w:hAnsi="Times New Roman"/>
                <w:sz w:val="26"/>
                <w:szCs w:val="26"/>
              </w:rPr>
            </w:pPr>
            <w:r w:rsidRPr="005A3D16">
              <w:rPr>
                <w:rFonts w:ascii="Times New Roman" w:hAnsi="Times New Roman"/>
                <w:noProof/>
                <w:sz w:val="26"/>
                <w:szCs w:val="26"/>
              </w:rPr>
              <mc:AlternateContent>
                <mc:Choice Requires="wps">
                  <w:drawing>
                    <wp:anchor distT="0" distB="0" distL="114300" distR="114300" simplePos="0" relativeHeight="251702272" behindDoc="0" locked="0" layoutInCell="1" allowOverlap="1" wp14:anchorId="504720DA" wp14:editId="53C43DD6">
                      <wp:simplePos x="0" y="0"/>
                      <wp:positionH relativeFrom="column">
                        <wp:posOffset>728345</wp:posOffset>
                      </wp:positionH>
                      <wp:positionV relativeFrom="paragraph">
                        <wp:posOffset>187960</wp:posOffset>
                      </wp:positionV>
                      <wp:extent cx="1743075" cy="9525"/>
                      <wp:effectExtent l="0" t="0" r="28575" b="2857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F40523" id="Straight Arrow Connector 3" o:spid="_x0000_s1026" type="#_x0000_t32" style="position:absolute;margin-left:57.35pt;margin-top:14.8pt;width:137.2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"/>
                  </w:pict>
                </mc:Fallback>
              </mc:AlternateContent>
            </w:r>
            <w:r w:rsidRPr="005A3D16">
              <w:rPr>
                <w:rFonts w:ascii="Times New Roman" w:hAnsi="Times New Roman"/>
                <w:sz w:val="26"/>
                <w:szCs w:val="26"/>
              </w:rPr>
              <w:t>Độc lập - Tự do - Hạnh phúc</w:t>
            </w:r>
          </w:p>
        </w:tc>
      </w:tr>
    </w:tbl>
    <w:p w14:paraId="28C76C16" w14:textId="77777777" w:rsidR="00F234BA" w:rsidRPr="005A3D16" w:rsidRDefault="00F234BA" w:rsidP="00F234BA">
      <w:pPr>
        <w:rPr>
          <w:rFonts w:ascii="Times New Roman" w:hAnsi="Times New Roman"/>
          <w:sz w:val="26"/>
          <w:szCs w:val="26"/>
        </w:rPr>
      </w:pPr>
    </w:p>
    <w:p w14:paraId="058A53E6" w14:textId="77777777" w:rsidR="00F234BA" w:rsidRPr="005A3D16" w:rsidRDefault="00F234BA" w:rsidP="00F234BA">
      <w:pPr>
        <w:jc w:val="center"/>
        <w:rPr>
          <w:rFonts w:ascii="Times New Roman" w:hAnsi="Times New Roman"/>
          <w:b/>
          <w:sz w:val="26"/>
          <w:szCs w:val="26"/>
        </w:rPr>
      </w:pPr>
      <w:r w:rsidRPr="005A3D16">
        <w:rPr>
          <w:rFonts w:ascii="Times New Roman" w:hAnsi="Times New Roman"/>
          <w:b/>
          <w:sz w:val="26"/>
          <w:szCs w:val="26"/>
        </w:rPr>
        <w:t>NHẬN XÉT PHẢN BIỆN ĐỒ ÁN TỐT NGHIỆP</w:t>
      </w:r>
    </w:p>
    <w:p w14:paraId="26C1521B" w14:textId="77777777" w:rsidR="00F234BA" w:rsidRPr="005A3D16" w:rsidRDefault="00F234BA" w:rsidP="00F234BA">
      <w:pPr>
        <w:suppressAutoHyphens/>
        <w:spacing w:after="60"/>
        <w:rPr>
          <w:rFonts w:ascii="Times New Roman" w:hAnsi="Times New Roman"/>
          <w:b/>
          <w:sz w:val="26"/>
          <w:szCs w:val="26"/>
        </w:rPr>
      </w:pPr>
      <w:r w:rsidRPr="005A3D16">
        <w:rPr>
          <w:rFonts w:ascii="Times New Roman" w:hAnsi="Times New Roman"/>
          <w:b/>
          <w:sz w:val="26"/>
          <w:szCs w:val="26"/>
        </w:rPr>
        <w:t>I. Thông tin chung:</w:t>
      </w:r>
    </w:p>
    <w:p w14:paraId="6177AE72" w14:textId="5E366C31" w:rsidR="00F234BA" w:rsidRPr="005A3D16" w:rsidRDefault="00F234BA" w:rsidP="00F234BA">
      <w:pPr>
        <w:tabs>
          <w:tab w:val="left" w:leader="dot" w:pos="-1800"/>
        </w:tabs>
        <w:suppressAutoHyphens/>
        <w:spacing w:after="60"/>
        <w:jc w:val="both"/>
        <w:rPr>
          <w:rFonts w:ascii="Times New Roman" w:hAnsi="Times New Roman"/>
          <w:sz w:val="26"/>
          <w:szCs w:val="26"/>
        </w:rPr>
      </w:pPr>
      <w:r w:rsidRPr="005A3D16">
        <w:rPr>
          <w:rFonts w:ascii="Times New Roman" w:hAnsi="Times New Roman"/>
          <w:sz w:val="26"/>
          <w:szCs w:val="26"/>
        </w:rPr>
        <w:t>1. Họ và tên sinh viên:</w:t>
      </w:r>
      <w:r>
        <w:rPr>
          <w:rFonts w:ascii="Times New Roman" w:hAnsi="Times New Roman"/>
          <w:b/>
          <w:sz w:val="26"/>
          <w:szCs w:val="26"/>
        </w:rPr>
        <w:t xml:space="preserve"> </w:t>
      </w:r>
      <w:r>
        <w:rPr>
          <w:rFonts w:ascii="Times New Roman" w:hAnsi="Times New Roman"/>
          <w:sz w:val="26"/>
          <w:szCs w:val="26"/>
        </w:rPr>
        <w:t>Nguyễn Quang Phương</w:t>
      </w:r>
    </w:p>
    <w:p w14:paraId="476C470C" w14:textId="2C884F1F" w:rsidR="00F234BA" w:rsidRPr="005A3D16" w:rsidRDefault="00F234BA" w:rsidP="00F234BA">
      <w:pPr>
        <w:tabs>
          <w:tab w:val="left" w:leader="dot" w:pos="-1800"/>
        </w:tabs>
        <w:suppressAutoHyphens/>
        <w:spacing w:after="60"/>
        <w:jc w:val="both"/>
        <w:rPr>
          <w:rFonts w:ascii="Times New Roman" w:hAnsi="Times New Roman"/>
          <w:sz w:val="26"/>
          <w:szCs w:val="26"/>
        </w:rPr>
      </w:pPr>
      <w:r w:rsidRPr="005A3D16">
        <w:rPr>
          <w:rFonts w:ascii="Times New Roman" w:hAnsi="Times New Roman"/>
          <w:sz w:val="26"/>
          <w:szCs w:val="26"/>
        </w:rPr>
        <w:t xml:space="preserve">2. Lớp: </w:t>
      </w:r>
      <w:r>
        <w:rPr>
          <w:rFonts w:ascii="Times New Roman" w:hAnsi="Times New Roman"/>
          <w:sz w:val="26"/>
          <w:szCs w:val="26"/>
        </w:rPr>
        <w:t>15TCLC2</w:t>
      </w:r>
      <w:r w:rsidRPr="005A3D16">
        <w:rPr>
          <w:rFonts w:ascii="Times New Roman" w:hAnsi="Times New Roman"/>
          <w:sz w:val="26"/>
          <w:szCs w:val="26"/>
        </w:rPr>
        <w:t xml:space="preserve"> </w:t>
      </w:r>
      <w:r w:rsidRPr="005A3D16">
        <w:rPr>
          <w:rFonts w:ascii="Times New Roman" w:hAnsi="Times New Roman"/>
          <w:sz w:val="26"/>
          <w:szCs w:val="26"/>
        </w:rPr>
        <w:tab/>
      </w:r>
      <w:r w:rsidRPr="005A3D16">
        <w:rPr>
          <w:rFonts w:ascii="Times New Roman" w:hAnsi="Times New Roman"/>
          <w:sz w:val="26"/>
          <w:szCs w:val="26"/>
        </w:rPr>
        <w:tab/>
      </w:r>
      <w:r w:rsidRPr="005A3D16">
        <w:rPr>
          <w:rFonts w:ascii="Times New Roman" w:hAnsi="Times New Roman"/>
          <w:sz w:val="26"/>
          <w:szCs w:val="26"/>
        </w:rPr>
        <w:tab/>
        <w:t>Số thẻ SV: 1021502</w:t>
      </w:r>
      <w:r>
        <w:rPr>
          <w:rFonts w:ascii="Times New Roman" w:hAnsi="Times New Roman"/>
          <w:sz w:val="26"/>
          <w:szCs w:val="26"/>
        </w:rPr>
        <w:t>9</w:t>
      </w:r>
      <w:r w:rsidRPr="005A3D16">
        <w:rPr>
          <w:rFonts w:ascii="Times New Roman" w:hAnsi="Times New Roman"/>
          <w:sz w:val="26"/>
          <w:szCs w:val="26"/>
        </w:rPr>
        <w:t>1</w:t>
      </w:r>
    </w:p>
    <w:p w14:paraId="1FEE65F6" w14:textId="617E3BC2" w:rsidR="00F234BA" w:rsidRPr="005A3D16" w:rsidRDefault="00F234BA" w:rsidP="00F234BA">
      <w:pPr>
        <w:tabs>
          <w:tab w:val="left" w:leader="dot" w:pos="-1800"/>
        </w:tabs>
        <w:suppressAutoHyphens/>
        <w:spacing w:after="60"/>
        <w:rPr>
          <w:rFonts w:ascii="Times New Roman" w:hAnsi="Times New Roman"/>
          <w:sz w:val="26"/>
          <w:szCs w:val="26"/>
        </w:rPr>
      </w:pPr>
      <w:r w:rsidRPr="005A3D16">
        <w:rPr>
          <w:rFonts w:ascii="Times New Roman" w:hAnsi="Times New Roman"/>
          <w:sz w:val="26"/>
          <w:szCs w:val="26"/>
        </w:rPr>
        <w:t xml:space="preserve">3. Tên đề tài: </w:t>
      </w:r>
      <w:r>
        <w:rPr>
          <w:rFonts w:ascii="Times New Roman" w:hAnsi="Times New Roman"/>
          <w:sz w:val="26"/>
          <w:szCs w:val="26"/>
        </w:rPr>
        <w:t>Xây dựng website quản lí bán hàng đa kênh trên sàn thương mại điện tử.</w:t>
      </w:r>
    </w:p>
    <w:p w14:paraId="17CA569A" w14:textId="77777777" w:rsidR="00F234BA" w:rsidRPr="005A3D16" w:rsidRDefault="00F234BA" w:rsidP="00F234BA">
      <w:pPr>
        <w:tabs>
          <w:tab w:val="left" w:leader="dot" w:pos="-1800"/>
        </w:tabs>
        <w:suppressAutoHyphens/>
        <w:spacing w:after="60"/>
        <w:rPr>
          <w:rFonts w:ascii="Times New Roman" w:hAnsi="Times New Roman"/>
          <w:sz w:val="26"/>
          <w:szCs w:val="26"/>
        </w:rPr>
      </w:pPr>
      <w:r w:rsidRPr="005A3D16">
        <w:rPr>
          <w:rFonts w:ascii="Times New Roman" w:hAnsi="Times New Roman"/>
          <w:sz w:val="26"/>
          <w:szCs w:val="26"/>
        </w:rPr>
        <w:t>4. Người phản biện: ..………………………….…………Học hàm/ học vị: ………..</w:t>
      </w:r>
    </w:p>
    <w:p w14:paraId="48690951" w14:textId="77777777" w:rsidR="00F234BA" w:rsidRPr="005A3D16" w:rsidRDefault="00F234BA" w:rsidP="00F234BA">
      <w:pPr>
        <w:suppressAutoHyphens/>
        <w:spacing w:after="60"/>
        <w:rPr>
          <w:rFonts w:ascii="Times New Roman" w:hAnsi="Times New Roman"/>
          <w:b/>
          <w:sz w:val="26"/>
          <w:szCs w:val="26"/>
        </w:rPr>
      </w:pPr>
      <w:r w:rsidRPr="005A3D16">
        <w:rPr>
          <w:rFonts w:ascii="Times New Roman" w:hAnsi="Times New Roman"/>
          <w:b/>
          <w:sz w:val="26"/>
          <w:szCs w:val="26"/>
        </w:rPr>
        <w:t>II. Nhận xét, đánh giá đồ án tốt nghiệp:</w:t>
      </w:r>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091"/>
        <w:gridCol w:w="836"/>
        <w:gridCol w:w="762"/>
        <w:gridCol w:w="743"/>
      </w:tblGrid>
      <w:tr w:rsidR="00F234BA" w:rsidRPr="005A3D16" w14:paraId="7435B249" w14:textId="77777777" w:rsidTr="008665A1">
        <w:trPr>
          <w:jc w:val="center"/>
        </w:trPr>
        <w:tc>
          <w:tcPr>
            <w:tcW w:w="537" w:type="dxa"/>
            <w:shd w:val="clear" w:color="auto" w:fill="auto"/>
            <w:vAlign w:val="center"/>
          </w:tcPr>
          <w:p w14:paraId="00974B2F" w14:textId="77777777" w:rsidR="00F234BA" w:rsidRPr="005A3D16" w:rsidRDefault="00F234BA" w:rsidP="008665A1">
            <w:pPr>
              <w:ind w:right="-41"/>
              <w:jc w:val="center"/>
              <w:rPr>
                <w:rFonts w:ascii="Times New Roman" w:hAnsi="Times New Roman"/>
                <w:b/>
                <w:bCs/>
                <w:sz w:val="26"/>
                <w:szCs w:val="26"/>
              </w:rPr>
            </w:pPr>
            <w:r w:rsidRPr="005A3D16">
              <w:rPr>
                <w:rFonts w:ascii="Times New Roman" w:hAnsi="Times New Roman"/>
                <w:b/>
                <w:bCs/>
                <w:sz w:val="26"/>
                <w:szCs w:val="26"/>
              </w:rPr>
              <w:t>TT</w:t>
            </w:r>
          </w:p>
        </w:tc>
        <w:tc>
          <w:tcPr>
            <w:tcW w:w="6116" w:type="dxa"/>
            <w:shd w:val="clear" w:color="auto" w:fill="auto"/>
            <w:vAlign w:val="center"/>
          </w:tcPr>
          <w:p w14:paraId="472C0CFC" w14:textId="77777777" w:rsidR="00F234BA" w:rsidRPr="005A3D16" w:rsidRDefault="00F234BA" w:rsidP="008665A1">
            <w:pPr>
              <w:ind w:right="180"/>
              <w:rPr>
                <w:rFonts w:ascii="Times New Roman" w:hAnsi="Times New Roman"/>
                <w:b/>
                <w:bCs/>
                <w:sz w:val="26"/>
                <w:szCs w:val="26"/>
              </w:rPr>
            </w:pPr>
            <w:r w:rsidRPr="005A3D16">
              <w:rPr>
                <w:rFonts w:ascii="Times New Roman" w:hAnsi="Times New Roman"/>
                <w:b/>
                <w:bCs/>
                <w:sz w:val="26"/>
                <w:szCs w:val="26"/>
              </w:rPr>
              <w:t>Các tiêu chí đánh giá</w:t>
            </w:r>
          </w:p>
        </w:tc>
        <w:tc>
          <w:tcPr>
            <w:tcW w:w="836" w:type="dxa"/>
            <w:shd w:val="clear" w:color="auto" w:fill="auto"/>
            <w:vAlign w:val="center"/>
          </w:tcPr>
          <w:p w14:paraId="7FFB0140" w14:textId="77777777" w:rsidR="00F234BA" w:rsidRPr="005A3D16" w:rsidRDefault="00F234BA" w:rsidP="008665A1">
            <w:pPr>
              <w:tabs>
                <w:tab w:val="left" w:pos="1314"/>
              </w:tabs>
              <w:ind w:right="-108"/>
              <w:jc w:val="center"/>
              <w:rPr>
                <w:rFonts w:ascii="Times New Roman" w:hAnsi="Times New Roman"/>
                <w:b/>
                <w:bCs/>
                <w:sz w:val="26"/>
                <w:szCs w:val="26"/>
              </w:rPr>
            </w:pPr>
            <w:r w:rsidRPr="005A3D16">
              <w:rPr>
                <w:rFonts w:ascii="Times New Roman" w:hAnsi="Times New Roman"/>
                <w:b/>
                <w:bCs/>
                <w:sz w:val="26"/>
                <w:szCs w:val="26"/>
              </w:rPr>
              <w:t>Điểm</w:t>
            </w:r>
          </w:p>
          <w:p w14:paraId="5B6BFA85" w14:textId="77777777" w:rsidR="00F234BA" w:rsidRPr="005A3D16" w:rsidRDefault="00F234BA" w:rsidP="008665A1">
            <w:pPr>
              <w:tabs>
                <w:tab w:val="left" w:pos="1314"/>
              </w:tabs>
              <w:ind w:right="-108"/>
              <w:jc w:val="center"/>
              <w:rPr>
                <w:rFonts w:ascii="Times New Roman" w:hAnsi="Times New Roman"/>
                <w:b/>
                <w:bCs/>
                <w:sz w:val="26"/>
                <w:szCs w:val="26"/>
              </w:rPr>
            </w:pPr>
            <w:r w:rsidRPr="005A3D16">
              <w:rPr>
                <w:rFonts w:ascii="Times New Roman" w:hAnsi="Times New Roman"/>
                <w:b/>
                <w:bCs/>
                <w:sz w:val="26"/>
                <w:szCs w:val="26"/>
              </w:rPr>
              <w:t>tối đa</w:t>
            </w:r>
          </w:p>
        </w:tc>
        <w:tc>
          <w:tcPr>
            <w:tcW w:w="763" w:type="dxa"/>
          </w:tcPr>
          <w:p w14:paraId="5876AD56" w14:textId="77777777" w:rsidR="00F234BA" w:rsidRPr="005A3D16" w:rsidRDefault="00F234BA" w:rsidP="008665A1">
            <w:pPr>
              <w:ind w:left="-124" w:right="-144"/>
              <w:jc w:val="center"/>
              <w:rPr>
                <w:rFonts w:ascii="Times New Roman" w:hAnsi="Times New Roman"/>
                <w:b/>
                <w:bCs/>
                <w:sz w:val="26"/>
                <w:szCs w:val="26"/>
              </w:rPr>
            </w:pPr>
            <w:r w:rsidRPr="005A3D16">
              <w:rPr>
                <w:rFonts w:ascii="Times New Roman" w:hAnsi="Times New Roman"/>
                <w:b/>
                <w:bCs/>
                <w:sz w:val="26"/>
                <w:szCs w:val="26"/>
              </w:rPr>
              <w:t>Điểm trừ</w:t>
            </w:r>
          </w:p>
        </w:tc>
        <w:tc>
          <w:tcPr>
            <w:tcW w:w="743" w:type="dxa"/>
            <w:shd w:val="clear" w:color="auto" w:fill="auto"/>
            <w:vAlign w:val="center"/>
          </w:tcPr>
          <w:p w14:paraId="5BE4A118" w14:textId="77777777" w:rsidR="00F234BA" w:rsidRPr="005A3D16" w:rsidRDefault="00F234BA" w:rsidP="008665A1">
            <w:pPr>
              <w:ind w:left="-119" w:right="-104"/>
              <w:jc w:val="center"/>
              <w:rPr>
                <w:rFonts w:ascii="Times New Roman" w:hAnsi="Times New Roman"/>
                <w:b/>
                <w:bCs/>
                <w:sz w:val="26"/>
                <w:szCs w:val="26"/>
              </w:rPr>
            </w:pPr>
            <w:r w:rsidRPr="005A3D16">
              <w:rPr>
                <w:rFonts w:ascii="Times New Roman" w:hAnsi="Times New Roman"/>
                <w:b/>
                <w:bCs/>
                <w:sz w:val="26"/>
                <w:szCs w:val="26"/>
              </w:rPr>
              <w:t>Điểm</w:t>
            </w:r>
          </w:p>
          <w:p w14:paraId="6D05024A" w14:textId="77777777" w:rsidR="00F234BA" w:rsidRPr="005A3D16" w:rsidRDefault="00F234BA" w:rsidP="008665A1">
            <w:pPr>
              <w:ind w:left="-119" w:right="-104"/>
              <w:jc w:val="center"/>
              <w:rPr>
                <w:rFonts w:ascii="Times New Roman" w:hAnsi="Times New Roman"/>
                <w:b/>
                <w:bCs/>
                <w:sz w:val="26"/>
                <w:szCs w:val="26"/>
              </w:rPr>
            </w:pPr>
            <w:r w:rsidRPr="005A3D16">
              <w:rPr>
                <w:rFonts w:ascii="Times New Roman" w:hAnsi="Times New Roman"/>
                <w:b/>
                <w:bCs/>
                <w:sz w:val="26"/>
                <w:szCs w:val="26"/>
              </w:rPr>
              <w:t>còn lại</w:t>
            </w:r>
          </w:p>
        </w:tc>
      </w:tr>
      <w:tr w:rsidR="00F234BA" w:rsidRPr="005A3D16" w14:paraId="53B4AB48" w14:textId="77777777" w:rsidTr="008665A1">
        <w:trPr>
          <w:cantSplit/>
          <w:trHeight w:val="651"/>
          <w:jc w:val="center"/>
        </w:trPr>
        <w:tc>
          <w:tcPr>
            <w:tcW w:w="537" w:type="dxa"/>
            <w:shd w:val="clear" w:color="auto" w:fill="auto"/>
            <w:vAlign w:val="center"/>
          </w:tcPr>
          <w:p w14:paraId="4B059FD1" w14:textId="77777777" w:rsidR="00F234BA" w:rsidRPr="005A3D16" w:rsidRDefault="00F234BA" w:rsidP="008665A1">
            <w:pPr>
              <w:ind w:right="-41"/>
              <w:jc w:val="center"/>
              <w:rPr>
                <w:rFonts w:ascii="Times New Roman" w:hAnsi="Times New Roman"/>
                <w:b/>
                <w:bCs/>
                <w:sz w:val="26"/>
                <w:szCs w:val="26"/>
              </w:rPr>
            </w:pPr>
            <w:r w:rsidRPr="005A3D16">
              <w:rPr>
                <w:rFonts w:ascii="Times New Roman" w:hAnsi="Times New Roman"/>
                <w:b/>
                <w:bCs/>
                <w:sz w:val="26"/>
                <w:szCs w:val="26"/>
              </w:rPr>
              <w:t>1</w:t>
            </w:r>
          </w:p>
        </w:tc>
        <w:tc>
          <w:tcPr>
            <w:tcW w:w="6116" w:type="dxa"/>
            <w:shd w:val="clear" w:color="auto" w:fill="auto"/>
            <w:vAlign w:val="center"/>
          </w:tcPr>
          <w:p w14:paraId="31D0F429" w14:textId="77777777" w:rsidR="00F234BA" w:rsidRPr="005A3D16" w:rsidRDefault="00F234BA" w:rsidP="008665A1">
            <w:pPr>
              <w:tabs>
                <w:tab w:val="left" w:pos="912"/>
              </w:tabs>
              <w:ind w:right="408"/>
              <w:rPr>
                <w:rFonts w:ascii="Times New Roman" w:hAnsi="Times New Roman"/>
                <w:b/>
                <w:sz w:val="26"/>
                <w:szCs w:val="26"/>
              </w:rPr>
            </w:pPr>
            <w:r w:rsidRPr="005A3D16">
              <w:rPr>
                <w:rFonts w:ascii="Times New Roman" w:hAnsi="Times New Roman"/>
                <w:b/>
                <w:sz w:val="26"/>
                <w:szCs w:val="26"/>
              </w:rPr>
              <w:t>Sinh viên có phương pháp nghiên cứu phù hợp, giải quyết đủ nhiệm vụ đồ án được giao</w:t>
            </w:r>
          </w:p>
        </w:tc>
        <w:tc>
          <w:tcPr>
            <w:tcW w:w="836" w:type="dxa"/>
            <w:shd w:val="clear" w:color="auto" w:fill="auto"/>
            <w:vAlign w:val="center"/>
          </w:tcPr>
          <w:p w14:paraId="38339D90" w14:textId="77777777" w:rsidR="00F234BA" w:rsidRPr="005A3D16" w:rsidRDefault="00F234BA" w:rsidP="008665A1">
            <w:pPr>
              <w:tabs>
                <w:tab w:val="left" w:pos="1242"/>
              </w:tabs>
              <w:ind w:right="-18"/>
              <w:jc w:val="center"/>
              <w:rPr>
                <w:rFonts w:ascii="Times New Roman" w:hAnsi="Times New Roman"/>
                <w:b/>
                <w:sz w:val="26"/>
                <w:szCs w:val="26"/>
              </w:rPr>
            </w:pPr>
            <w:r w:rsidRPr="005A3D16">
              <w:rPr>
                <w:rFonts w:ascii="Times New Roman" w:hAnsi="Times New Roman"/>
                <w:b/>
                <w:sz w:val="26"/>
                <w:szCs w:val="26"/>
              </w:rPr>
              <w:t>80</w:t>
            </w:r>
          </w:p>
        </w:tc>
        <w:tc>
          <w:tcPr>
            <w:tcW w:w="763" w:type="dxa"/>
          </w:tcPr>
          <w:p w14:paraId="2F3080E5" w14:textId="77777777" w:rsidR="00F234BA" w:rsidRPr="005A3D16" w:rsidRDefault="00F234BA" w:rsidP="008665A1">
            <w:pPr>
              <w:ind w:right="180"/>
              <w:rPr>
                <w:rFonts w:ascii="Times New Roman" w:hAnsi="Times New Roman"/>
                <w:b/>
                <w:bCs/>
                <w:sz w:val="26"/>
                <w:szCs w:val="26"/>
              </w:rPr>
            </w:pPr>
          </w:p>
        </w:tc>
        <w:tc>
          <w:tcPr>
            <w:tcW w:w="743" w:type="dxa"/>
            <w:shd w:val="clear" w:color="auto" w:fill="auto"/>
            <w:vAlign w:val="center"/>
          </w:tcPr>
          <w:p w14:paraId="72CD9406" w14:textId="77777777" w:rsidR="00F234BA" w:rsidRPr="005A3D16" w:rsidRDefault="00F234BA" w:rsidP="008665A1">
            <w:pPr>
              <w:ind w:right="180"/>
              <w:rPr>
                <w:rFonts w:ascii="Times New Roman" w:hAnsi="Times New Roman"/>
                <w:b/>
                <w:bCs/>
                <w:sz w:val="26"/>
                <w:szCs w:val="26"/>
              </w:rPr>
            </w:pPr>
          </w:p>
        </w:tc>
      </w:tr>
      <w:tr w:rsidR="00F234BA" w:rsidRPr="005A3D16" w14:paraId="4D309093" w14:textId="77777777" w:rsidTr="008665A1">
        <w:trPr>
          <w:cantSplit/>
          <w:trHeight w:val="615"/>
          <w:jc w:val="center"/>
        </w:trPr>
        <w:tc>
          <w:tcPr>
            <w:tcW w:w="537" w:type="dxa"/>
            <w:shd w:val="clear" w:color="auto" w:fill="auto"/>
            <w:vAlign w:val="center"/>
          </w:tcPr>
          <w:p w14:paraId="551BC1CC"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1a</w:t>
            </w:r>
          </w:p>
        </w:tc>
        <w:tc>
          <w:tcPr>
            <w:tcW w:w="6116" w:type="dxa"/>
            <w:shd w:val="clear" w:color="auto" w:fill="auto"/>
            <w:vAlign w:val="center"/>
          </w:tcPr>
          <w:p w14:paraId="24E68461"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Hiểu và vận dụng được kiến thức Toán và khoa học tự nhiên trong vấn đề nghiên cứu</w:t>
            </w:r>
          </w:p>
        </w:tc>
        <w:tc>
          <w:tcPr>
            <w:tcW w:w="836" w:type="dxa"/>
            <w:shd w:val="clear" w:color="auto" w:fill="auto"/>
            <w:vAlign w:val="center"/>
          </w:tcPr>
          <w:p w14:paraId="3A714BD7"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15</w:t>
            </w:r>
          </w:p>
        </w:tc>
        <w:tc>
          <w:tcPr>
            <w:tcW w:w="763" w:type="dxa"/>
          </w:tcPr>
          <w:p w14:paraId="27773F57"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24C5A3FB" w14:textId="77777777" w:rsidR="00F234BA" w:rsidRPr="005A3D16" w:rsidRDefault="00F234BA" w:rsidP="008665A1">
            <w:pPr>
              <w:ind w:right="180"/>
              <w:rPr>
                <w:rFonts w:ascii="Times New Roman" w:hAnsi="Times New Roman"/>
                <w:bCs/>
                <w:sz w:val="26"/>
                <w:szCs w:val="26"/>
              </w:rPr>
            </w:pPr>
          </w:p>
        </w:tc>
      </w:tr>
      <w:tr w:rsidR="00F234BA" w:rsidRPr="005A3D16" w14:paraId="013BEA22" w14:textId="77777777" w:rsidTr="008665A1">
        <w:trPr>
          <w:cantSplit/>
          <w:trHeight w:val="534"/>
          <w:jc w:val="center"/>
        </w:trPr>
        <w:tc>
          <w:tcPr>
            <w:tcW w:w="537" w:type="dxa"/>
            <w:shd w:val="clear" w:color="auto" w:fill="auto"/>
            <w:vAlign w:val="center"/>
          </w:tcPr>
          <w:p w14:paraId="5B2740AD"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1b</w:t>
            </w:r>
          </w:p>
        </w:tc>
        <w:tc>
          <w:tcPr>
            <w:tcW w:w="6116" w:type="dxa"/>
            <w:shd w:val="clear" w:color="auto" w:fill="auto"/>
            <w:vAlign w:val="center"/>
          </w:tcPr>
          <w:p w14:paraId="0BE90E8F"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Hiểu và vận dụng được kiến thức cơ sở và chuyên ngành trong vấn đề nghiên cứu</w:t>
            </w:r>
          </w:p>
        </w:tc>
        <w:tc>
          <w:tcPr>
            <w:tcW w:w="836" w:type="dxa"/>
            <w:shd w:val="clear" w:color="auto" w:fill="auto"/>
            <w:vAlign w:val="center"/>
          </w:tcPr>
          <w:p w14:paraId="06E03209"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25</w:t>
            </w:r>
          </w:p>
        </w:tc>
        <w:tc>
          <w:tcPr>
            <w:tcW w:w="763" w:type="dxa"/>
          </w:tcPr>
          <w:p w14:paraId="61EC2B94"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3C50C254" w14:textId="77777777" w:rsidR="00F234BA" w:rsidRPr="005A3D16" w:rsidRDefault="00F234BA" w:rsidP="008665A1">
            <w:pPr>
              <w:ind w:right="180"/>
              <w:rPr>
                <w:rFonts w:ascii="Times New Roman" w:hAnsi="Times New Roman"/>
                <w:bCs/>
                <w:sz w:val="26"/>
                <w:szCs w:val="26"/>
              </w:rPr>
            </w:pPr>
          </w:p>
        </w:tc>
      </w:tr>
      <w:tr w:rsidR="00F234BA" w:rsidRPr="005A3D16" w14:paraId="4907D9E5" w14:textId="77777777" w:rsidTr="008665A1">
        <w:trPr>
          <w:cantSplit/>
          <w:trHeight w:val="543"/>
          <w:jc w:val="center"/>
        </w:trPr>
        <w:tc>
          <w:tcPr>
            <w:tcW w:w="537" w:type="dxa"/>
            <w:shd w:val="clear" w:color="auto" w:fill="auto"/>
            <w:vAlign w:val="center"/>
          </w:tcPr>
          <w:p w14:paraId="7291D71E"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1c</w:t>
            </w:r>
          </w:p>
        </w:tc>
        <w:tc>
          <w:tcPr>
            <w:tcW w:w="6116" w:type="dxa"/>
            <w:shd w:val="clear" w:color="auto" w:fill="auto"/>
            <w:vAlign w:val="center"/>
          </w:tcPr>
          <w:p w14:paraId="5FF67FA7"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Có kỹ năng vận dụng thành thạo các phần mềm mô phỏng, tính toán trong vấn đề nghiên cứu</w:t>
            </w:r>
          </w:p>
        </w:tc>
        <w:tc>
          <w:tcPr>
            <w:tcW w:w="836" w:type="dxa"/>
            <w:shd w:val="clear" w:color="auto" w:fill="auto"/>
            <w:vAlign w:val="center"/>
          </w:tcPr>
          <w:p w14:paraId="0E8C0250"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2C4165F8"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63F1A9B1" w14:textId="77777777" w:rsidR="00F234BA" w:rsidRPr="005A3D16" w:rsidRDefault="00F234BA" w:rsidP="008665A1">
            <w:pPr>
              <w:ind w:right="180"/>
              <w:rPr>
                <w:rFonts w:ascii="Times New Roman" w:hAnsi="Times New Roman"/>
                <w:bCs/>
                <w:sz w:val="26"/>
                <w:szCs w:val="26"/>
              </w:rPr>
            </w:pPr>
          </w:p>
        </w:tc>
      </w:tr>
      <w:tr w:rsidR="00F234BA" w:rsidRPr="005A3D16" w14:paraId="66EA738B" w14:textId="77777777" w:rsidTr="008665A1">
        <w:trPr>
          <w:cantSplit/>
          <w:trHeight w:val="552"/>
          <w:jc w:val="center"/>
        </w:trPr>
        <w:tc>
          <w:tcPr>
            <w:tcW w:w="537" w:type="dxa"/>
            <w:shd w:val="clear" w:color="auto" w:fill="auto"/>
            <w:vAlign w:val="center"/>
          </w:tcPr>
          <w:p w14:paraId="4D3F03ED"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1d</w:t>
            </w:r>
          </w:p>
        </w:tc>
        <w:tc>
          <w:tcPr>
            <w:tcW w:w="6116" w:type="dxa"/>
            <w:shd w:val="clear" w:color="auto" w:fill="auto"/>
            <w:vAlign w:val="center"/>
          </w:tcPr>
          <w:p w14:paraId="05867DDB"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Có kỹ năng đọc, hiểu tài liệu bằng tiếng nước ngoài ứng dụng trong vấn đề nghiên cứu</w:t>
            </w:r>
          </w:p>
        </w:tc>
        <w:tc>
          <w:tcPr>
            <w:tcW w:w="836" w:type="dxa"/>
            <w:shd w:val="clear" w:color="auto" w:fill="auto"/>
            <w:vAlign w:val="center"/>
          </w:tcPr>
          <w:p w14:paraId="1396FD79"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2286C64D"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27724C6B" w14:textId="77777777" w:rsidR="00F234BA" w:rsidRPr="005A3D16" w:rsidRDefault="00F234BA" w:rsidP="008665A1">
            <w:pPr>
              <w:ind w:right="180"/>
              <w:rPr>
                <w:rFonts w:ascii="Times New Roman" w:hAnsi="Times New Roman"/>
                <w:bCs/>
                <w:sz w:val="26"/>
                <w:szCs w:val="26"/>
              </w:rPr>
            </w:pPr>
          </w:p>
        </w:tc>
      </w:tr>
      <w:tr w:rsidR="00F234BA" w:rsidRPr="005A3D16" w14:paraId="79277100" w14:textId="77777777" w:rsidTr="008665A1">
        <w:trPr>
          <w:cantSplit/>
          <w:trHeight w:val="435"/>
          <w:jc w:val="center"/>
        </w:trPr>
        <w:tc>
          <w:tcPr>
            <w:tcW w:w="537" w:type="dxa"/>
            <w:shd w:val="clear" w:color="auto" w:fill="auto"/>
            <w:vAlign w:val="center"/>
          </w:tcPr>
          <w:p w14:paraId="4B5F910F"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1e</w:t>
            </w:r>
          </w:p>
        </w:tc>
        <w:tc>
          <w:tcPr>
            <w:tcW w:w="6116" w:type="dxa"/>
            <w:shd w:val="clear" w:color="auto" w:fill="auto"/>
            <w:vAlign w:val="center"/>
          </w:tcPr>
          <w:p w14:paraId="2C4CC611"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Có kỹ năng làm việc nhóm, kỹ năng giải quyết vấn đề</w:t>
            </w:r>
          </w:p>
        </w:tc>
        <w:tc>
          <w:tcPr>
            <w:tcW w:w="836" w:type="dxa"/>
            <w:shd w:val="clear" w:color="auto" w:fill="auto"/>
            <w:vAlign w:val="center"/>
          </w:tcPr>
          <w:p w14:paraId="185736F2"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64E3A14D"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0BAFFA71" w14:textId="77777777" w:rsidR="00F234BA" w:rsidRPr="005A3D16" w:rsidRDefault="00F234BA" w:rsidP="008665A1">
            <w:pPr>
              <w:ind w:right="180"/>
              <w:rPr>
                <w:rFonts w:ascii="Times New Roman" w:hAnsi="Times New Roman"/>
                <w:bCs/>
                <w:sz w:val="26"/>
                <w:szCs w:val="26"/>
              </w:rPr>
            </w:pPr>
          </w:p>
        </w:tc>
      </w:tr>
      <w:tr w:rsidR="00F234BA" w:rsidRPr="005A3D16" w14:paraId="0CE263A3" w14:textId="77777777" w:rsidTr="008665A1">
        <w:trPr>
          <w:cantSplit/>
          <w:trHeight w:val="327"/>
          <w:jc w:val="center"/>
        </w:trPr>
        <w:tc>
          <w:tcPr>
            <w:tcW w:w="537" w:type="dxa"/>
            <w:shd w:val="clear" w:color="auto" w:fill="auto"/>
            <w:vAlign w:val="center"/>
          </w:tcPr>
          <w:p w14:paraId="792716CA"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1f</w:t>
            </w:r>
          </w:p>
        </w:tc>
        <w:tc>
          <w:tcPr>
            <w:tcW w:w="6116" w:type="dxa"/>
            <w:shd w:val="clear" w:color="auto" w:fill="auto"/>
            <w:vAlign w:val="center"/>
          </w:tcPr>
          <w:p w14:paraId="6BA24515"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Đề tài có giá trị khoa học, công nghệ; có thể ứng dụng thực tiễn:</w:t>
            </w:r>
          </w:p>
        </w:tc>
        <w:tc>
          <w:tcPr>
            <w:tcW w:w="836" w:type="dxa"/>
            <w:shd w:val="clear" w:color="auto" w:fill="auto"/>
            <w:vAlign w:val="center"/>
          </w:tcPr>
          <w:p w14:paraId="4B4120A7"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1C8E8169"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22074B59" w14:textId="77777777" w:rsidR="00F234BA" w:rsidRPr="005A3D16" w:rsidRDefault="00F234BA" w:rsidP="008665A1">
            <w:pPr>
              <w:ind w:right="180"/>
              <w:rPr>
                <w:rFonts w:ascii="Times New Roman" w:hAnsi="Times New Roman"/>
                <w:bCs/>
                <w:sz w:val="26"/>
                <w:szCs w:val="26"/>
              </w:rPr>
            </w:pPr>
          </w:p>
        </w:tc>
      </w:tr>
      <w:tr w:rsidR="00F234BA" w:rsidRPr="005A3D16" w14:paraId="2FA40BC2" w14:textId="77777777" w:rsidTr="008665A1">
        <w:trPr>
          <w:cantSplit/>
          <w:trHeight w:val="417"/>
          <w:jc w:val="center"/>
        </w:trPr>
        <w:tc>
          <w:tcPr>
            <w:tcW w:w="537" w:type="dxa"/>
            <w:shd w:val="clear" w:color="auto" w:fill="auto"/>
            <w:vAlign w:val="center"/>
          </w:tcPr>
          <w:p w14:paraId="64151092" w14:textId="77777777" w:rsidR="00F234BA" w:rsidRPr="005A3D16" w:rsidRDefault="00F234BA" w:rsidP="008665A1">
            <w:pPr>
              <w:ind w:right="-41"/>
              <w:jc w:val="center"/>
              <w:rPr>
                <w:rFonts w:ascii="Times New Roman" w:hAnsi="Times New Roman"/>
                <w:b/>
                <w:bCs/>
                <w:sz w:val="26"/>
                <w:szCs w:val="26"/>
              </w:rPr>
            </w:pPr>
            <w:r w:rsidRPr="005A3D16">
              <w:rPr>
                <w:rFonts w:ascii="Times New Roman" w:hAnsi="Times New Roman"/>
                <w:b/>
                <w:bCs/>
                <w:sz w:val="26"/>
                <w:szCs w:val="26"/>
              </w:rPr>
              <w:t>2</w:t>
            </w:r>
          </w:p>
        </w:tc>
        <w:tc>
          <w:tcPr>
            <w:tcW w:w="6116" w:type="dxa"/>
            <w:shd w:val="clear" w:color="auto" w:fill="auto"/>
            <w:vAlign w:val="center"/>
          </w:tcPr>
          <w:p w14:paraId="17299F43" w14:textId="77777777" w:rsidR="00F234BA" w:rsidRPr="005A3D16" w:rsidRDefault="00F234BA" w:rsidP="008665A1">
            <w:pPr>
              <w:tabs>
                <w:tab w:val="left" w:pos="912"/>
              </w:tabs>
              <w:ind w:right="408"/>
              <w:rPr>
                <w:rFonts w:ascii="Times New Roman" w:hAnsi="Times New Roman"/>
                <w:b/>
                <w:sz w:val="26"/>
                <w:szCs w:val="26"/>
              </w:rPr>
            </w:pPr>
            <w:r w:rsidRPr="005A3D16">
              <w:rPr>
                <w:rFonts w:ascii="Times New Roman" w:hAnsi="Times New Roman"/>
                <w:b/>
                <w:sz w:val="26"/>
                <w:szCs w:val="26"/>
              </w:rPr>
              <w:t>Kỹ năng viết:</w:t>
            </w:r>
          </w:p>
        </w:tc>
        <w:tc>
          <w:tcPr>
            <w:tcW w:w="836" w:type="dxa"/>
            <w:shd w:val="clear" w:color="auto" w:fill="auto"/>
            <w:vAlign w:val="center"/>
          </w:tcPr>
          <w:p w14:paraId="32CF883C" w14:textId="77777777" w:rsidR="00F234BA" w:rsidRPr="005A3D16" w:rsidRDefault="00F234BA" w:rsidP="008665A1">
            <w:pPr>
              <w:tabs>
                <w:tab w:val="left" w:pos="1242"/>
              </w:tabs>
              <w:ind w:right="-18"/>
              <w:jc w:val="center"/>
              <w:rPr>
                <w:rFonts w:ascii="Times New Roman" w:hAnsi="Times New Roman"/>
                <w:b/>
                <w:sz w:val="26"/>
                <w:szCs w:val="26"/>
              </w:rPr>
            </w:pPr>
            <w:r w:rsidRPr="005A3D16">
              <w:rPr>
                <w:rFonts w:ascii="Times New Roman" w:hAnsi="Times New Roman"/>
                <w:b/>
                <w:sz w:val="26"/>
                <w:szCs w:val="26"/>
              </w:rPr>
              <w:t>20</w:t>
            </w:r>
          </w:p>
        </w:tc>
        <w:tc>
          <w:tcPr>
            <w:tcW w:w="763" w:type="dxa"/>
          </w:tcPr>
          <w:p w14:paraId="5EAA36CB" w14:textId="77777777" w:rsidR="00F234BA" w:rsidRPr="005A3D16" w:rsidRDefault="00F234BA" w:rsidP="008665A1">
            <w:pPr>
              <w:ind w:right="180"/>
              <w:rPr>
                <w:rFonts w:ascii="Times New Roman" w:hAnsi="Times New Roman"/>
                <w:b/>
                <w:bCs/>
                <w:sz w:val="26"/>
                <w:szCs w:val="26"/>
              </w:rPr>
            </w:pPr>
          </w:p>
        </w:tc>
        <w:tc>
          <w:tcPr>
            <w:tcW w:w="743" w:type="dxa"/>
            <w:shd w:val="clear" w:color="auto" w:fill="auto"/>
            <w:vAlign w:val="center"/>
          </w:tcPr>
          <w:p w14:paraId="4304F126" w14:textId="77777777" w:rsidR="00F234BA" w:rsidRPr="005A3D16" w:rsidRDefault="00F234BA" w:rsidP="008665A1">
            <w:pPr>
              <w:ind w:right="180"/>
              <w:rPr>
                <w:rFonts w:ascii="Times New Roman" w:hAnsi="Times New Roman"/>
                <w:b/>
                <w:bCs/>
                <w:sz w:val="26"/>
                <w:szCs w:val="26"/>
              </w:rPr>
            </w:pPr>
          </w:p>
        </w:tc>
      </w:tr>
      <w:tr w:rsidR="00F234BA" w:rsidRPr="005A3D16" w14:paraId="3EA765F1" w14:textId="77777777" w:rsidTr="008665A1">
        <w:trPr>
          <w:cantSplit/>
          <w:trHeight w:val="435"/>
          <w:jc w:val="center"/>
        </w:trPr>
        <w:tc>
          <w:tcPr>
            <w:tcW w:w="537" w:type="dxa"/>
            <w:shd w:val="clear" w:color="auto" w:fill="auto"/>
            <w:vAlign w:val="center"/>
          </w:tcPr>
          <w:p w14:paraId="4363D9DB"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2a</w:t>
            </w:r>
          </w:p>
        </w:tc>
        <w:tc>
          <w:tcPr>
            <w:tcW w:w="6116" w:type="dxa"/>
            <w:shd w:val="clear" w:color="auto" w:fill="auto"/>
            <w:vAlign w:val="center"/>
          </w:tcPr>
          <w:p w14:paraId="68A9923A"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Bố cục hợp lý, lập luận rõ ràng, chặt chẽ, lời văn súc tích</w:t>
            </w:r>
          </w:p>
        </w:tc>
        <w:tc>
          <w:tcPr>
            <w:tcW w:w="836" w:type="dxa"/>
            <w:shd w:val="clear" w:color="auto" w:fill="auto"/>
            <w:vAlign w:val="center"/>
          </w:tcPr>
          <w:p w14:paraId="4C5BBBF2"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15</w:t>
            </w:r>
          </w:p>
        </w:tc>
        <w:tc>
          <w:tcPr>
            <w:tcW w:w="763" w:type="dxa"/>
          </w:tcPr>
          <w:p w14:paraId="76461CEF"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7AD0FDD9" w14:textId="77777777" w:rsidR="00F234BA" w:rsidRPr="005A3D16" w:rsidRDefault="00F234BA" w:rsidP="008665A1">
            <w:pPr>
              <w:ind w:right="180"/>
              <w:rPr>
                <w:rFonts w:ascii="Times New Roman" w:hAnsi="Times New Roman"/>
                <w:bCs/>
                <w:sz w:val="26"/>
                <w:szCs w:val="26"/>
              </w:rPr>
            </w:pPr>
          </w:p>
        </w:tc>
      </w:tr>
      <w:tr w:rsidR="00F234BA" w:rsidRPr="005A3D16" w14:paraId="05E6496E" w14:textId="77777777" w:rsidTr="008665A1">
        <w:trPr>
          <w:cantSplit/>
          <w:trHeight w:val="363"/>
          <w:jc w:val="center"/>
        </w:trPr>
        <w:tc>
          <w:tcPr>
            <w:tcW w:w="537" w:type="dxa"/>
            <w:shd w:val="clear" w:color="auto" w:fill="auto"/>
            <w:vAlign w:val="center"/>
          </w:tcPr>
          <w:p w14:paraId="36FEAEFC"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2b</w:t>
            </w:r>
          </w:p>
        </w:tc>
        <w:tc>
          <w:tcPr>
            <w:tcW w:w="6116" w:type="dxa"/>
            <w:shd w:val="clear" w:color="auto" w:fill="auto"/>
            <w:vAlign w:val="center"/>
          </w:tcPr>
          <w:p w14:paraId="638BCA9E"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Thuyết minh đồ án không có lỗi chính tả, in ấn, định dạng</w:t>
            </w:r>
          </w:p>
        </w:tc>
        <w:tc>
          <w:tcPr>
            <w:tcW w:w="836" w:type="dxa"/>
            <w:shd w:val="clear" w:color="auto" w:fill="auto"/>
            <w:vAlign w:val="center"/>
          </w:tcPr>
          <w:p w14:paraId="04E8FDC6"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5</w:t>
            </w:r>
          </w:p>
        </w:tc>
        <w:tc>
          <w:tcPr>
            <w:tcW w:w="763" w:type="dxa"/>
          </w:tcPr>
          <w:p w14:paraId="795C3765"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61C60CCF" w14:textId="77777777" w:rsidR="00F234BA" w:rsidRPr="005A3D16" w:rsidRDefault="00F234BA" w:rsidP="008665A1">
            <w:pPr>
              <w:ind w:right="180"/>
              <w:rPr>
                <w:rFonts w:ascii="Times New Roman" w:hAnsi="Times New Roman"/>
                <w:bCs/>
                <w:sz w:val="26"/>
                <w:szCs w:val="26"/>
              </w:rPr>
            </w:pPr>
          </w:p>
        </w:tc>
      </w:tr>
      <w:tr w:rsidR="00F234BA" w:rsidRPr="005A3D16" w14:paraId="46555A15" w14:textId="77777777" w:rsidTr="008665A1">
        <w:trPr>
          <w:cantSplit/>
          <w:trHeight w:val="20"/>
          <w:jc w:val="center"/>
        </w:trPr>
        <w:tc>
          <w:tcPr>
            <w:tcW w:w="537" w:type="dxa"/>
            <w:shd w:val="clear" w:color="auto" w:fill="auto"/>
            <w:vAlign w:val="center"/>
          </w:tcPr>
          <w:p w14:paraId="6E9BA779" w14:textId="77777777" w:rsidR="00F234BA" w:rsidRPr="005A3D16" w:rsidRDefault="00F234BA" w:rsidP="008665A1">
            <w:pPr>
              <w:ind w:right="-41"/>
              <w:jc w:val="center"/>
              <w:rPr>
                <w:rFonts w:ascii="Times New Roman" w:hAnsi="Times New Roman"/>
                <w:b/>
                <w:bCs/>
                <w:sz w:val="26"/>
                <w:szCs w:val="26"/>
              </w:rPr>
            </w:pPr>
            <w:r w:rsidRPr="005A3D16">
              <w:rPr>
                <w:rFonts w:ascii="Times New Roman" w:hAnsi="Times New Roman"/>
                <w:b/>
                <w:bCs/>
                <w:sz w:val="26"/>
                <w:szCs w:val="26"/>
              </w:rPr>
              <w:t>3</w:t>
            </w:r>
          </w:p>
        </w:tc>
        <w:tc>
          <w:tcPr>
            <w:tcW w:w="6116" w:type="dxa"/>
            <w:shd w:val="clear" w:color="auto" w:fill="auto"/>
            <w:vAlign w:val="center"/>
          </w:tcPr>
          <w:p w14:paraId="6474B4BB" w14:textId="77777777" w:rsidR="00F234BA" w:rsidRPr="005A3D16" w:rsidRDefault="00F234BA" w:rsidP="008665A1">
            <w:pPr>
              <w:tabs>
                <w:tab w:val="left" w:pos="912"/>
              </w:tabs>
              <w:ind w:right="408"/>
              <w:rPr>
                <w:rFonts w:ascii="Times New Roman" w:hAnsi="Times New Roman"/>
                <w:b/>
                <w:sz w:val="26"/>
                <w:szCs w:val="26"/>
              </w:rPr>
            </w:pPr>
            <w:r w:rsidRPr="005A3D16">
              <w:rPr>
                <w:rFonts w:ascii="Times New Roman" w:hAnsi="Times New Roman"/>
                <w:b/>
                <w:sz w:val="26"/>
                <w:szCs w:val="26"/>
              </w:rPr>
              <w:t>Tổng điểm đánh giá: theo thang 100</w:t>
            </w:r>
          </w:p>
        </w:tc>
        <w:tc>
          <w:tcPr>
            <w:tcW w:w="836" w:type="dxa"/>
            <w:shd w:val="clear" w:color="auto" w:fill="auto"/>
            <w:vAlign w:val="center"/>
          </w:tcPr>
          <w:p w14:paraId="6C4659CD" w14:textId="77777777" w:rsidR="00F234BA" w:rsidRPr="005A3D16" w:rsidRDefault="00F234BA" w:rsidP="008665A1">
            <w:pPr>
              <w:tabs>
                <w:tab w:val="left" w:pos="1242"/>
              </w:tabs>
              <w:ind w:right="-18"/>
              <w:jc w:val="center"/>
              <w:rPr>
                <w:rFonts w:ascii="Times New Roman" w:hAnsi="Times New Roman"/>
                <w:b/>
                <w:sz w:val="26"/>
                <w:szCs w:val="26"/>
              </w:rPr>
            </w:pPr>
          </w:p>
        </w:tc>
        <w:tc>
          <w:tcPr>
            <w:tcW w:w="763" w:type="dxa"/>
          </w:tcPr>
          <w:p w14:paraId="61EFEE94" w14:textId="77777777" w:rsidR="00F234BA" w:rsidRPr="005A3D16" w:rsidRDefault="00F234BA" w:rsidP="008665A1">
            <w:pPr>
              <w:ind w:right="180"/>
              <w:rPr>
                <w:rFonts w:ascii="Times New Roman" w:hAnsi="Times New Roman"/>
                <w:b/>
                <w:bCs/>
                <w:sz w:val="26"/>
                <w:szCs w:val="26"/>
              </w:rPr>
            </w:pPr>
          </w:p>
        </w:tc>
        <w:tc>
          <w:tcPr>
            <w:tcW w:w="743" w:type="dxa"/>
            <w:shd w:val="clear" w:color="auto" w:fill="auto"/>
            <w:vAlign w:val="center"/>
          </w:tcPr>
          <w:p w14:paraId="4CA08D30" w14:textId="77777777" w:rsidR="00F234BA" w:rsidRPr="005A3D16" w:rsidRDefault="00F234BA" w:rsidP="008665A1">
            <w:pPr>
              <w:ind w:right="180"/>
              <w:rPr>
                <w:rFonts w:ascii="Times New Roman" w:hAnsi="Times New Roman"/>
                <w:b/>
                <w:bCs/>
                <w:sz w:val="26"/>
                <w:szCs w:val="26"/>
              </w:rPr>
            </w:pPr>
          </w:p>
        </w:tc>
      </w:tr>
      <w:tr w:rsidR="00F234BA" w:rsidRPr="005A3D16" w14:paraId="4719D020" w14:textId="77777777" w:rsidTr="008665A1">
        <w:trPr>
          <w:cantSplit/>
          <w:trHeight w:val="20"/>
          <w:jc w:val="center"/>
        </w:trPr>
        <w:tc>
          <w:tcPr>
            <w:tcW w:w="537" w:type="dxa"/>
            <w:shd w:val="clear" w:color="auto" w:fill="auto"/>
            <w:vAlign w:val="center"/>
          </w:tcPr>
          <w:p w14:paraId="536DA3D5" w14:textId="77777777" w:rsidR="00F234BA" w:rsidRPr="005A3D16" w:rsidRDefault="00F234BA" w:rsidP="008665A1">
            <w:pPr>
              <w:ind w:right="-41"/>
              <w:jc w:val="center"/>
              <w:rPr>
                <w:rFonts w:ascii="Times New Roman" w:hAnsi="Times New Roman"/>
                <w:bCs/>
                <w:sz w:val="26"/>
                <w:szCs w:val="26"/>
              </w:rPr>
            </w:pPr>
          </w:p>
        </w:tc>
        <w:tc>
          <w:tcPr>
            <w:tcW w:w="6116" w:type="dxa"/>
            <w:shd w:val="clear" w:color="auto" w:fill="auto"/>
            <w:vAlign w:val="center"/>
          </w:tcPr>
          <w:p w14:paraId="3032F1CE" w14:textId="77777777" w:rsidR="00F234BA" w:rsidRPr="005A3D16" w:rsidRDefault="00F234BA" w:rsidP="008665A1">
            <w:pPr>
              <w:tabs>
                <w:tab w:val="left" w:pos="912"/>
              </w:tabs>
              <w:ind w:left="2209" w:right="-45"/>
              <w:rPr>
                <w:rFonts w:ascii="Times New Roman" w:hAnsi="Times New Roman"/>
                <w:b/>
                <w:sz w:val="26"/>
                <w:szCs w:val="26"/>
              </w:rPr>
            </w:pPr>
            <w:r w:rsidRPr="005A3D16">
              <w:rPr>
                <w:rFonts w:ascii="Times New Roman" w:hAnsi="Times New Roman"/>
                <w:b/>
                <w:sz w:val="26"/>
                <w:szCs w:val="26"/>
              </w:rPr>
              <w:t>Quy về thang 10 (lấy đến 1 số lẻ)</w:t>
            </w:r>
          </w:p>
        </w:tc>
        <w:tc>
          <w:tcPr>
            <w:tcW w:w="836" w:type="dxa"/>
            <w:shd w:val="clear" w:color="auto" w:fill="auto"/>
            <w:vAlign w:val="center"/>
          </w:tcPr>
          <w:p w14:paraId="2D7333FE" w14:textId="77777777" w:rsidR="00F234BA" w:rsidRPr="005A3D16" w:rsidRDefault="00F234BA" w:rsidP="008665A1">
            <w:pPr>
              <w:tabs>
                <w:tab w:val="left" w:pos="1242"/>
              </w:tabs>
              <w:ind w:right="-18"/>
              <w:jc w:val="center"/>
              <w:rPr>
                <w:rFonts w:ascii="Times New Roman" w:hAnsi="Times New Roman"/>
                <w:b/>
                <w:sz w:val="26"/>
                <w:szCs w:val="26"/>
              </w:rPr>
            </w:pPr>
          </w:p>
        </w:tc>
        <w:tc>
          <w:tcPr>
            <w:tcW w:w="763" w:type="dxa"/>
          </w:tcPr>
          <w:p w14:paraId="379E6E0B"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53F05C82" w14:textId="77777777" w:rsidR="00F234BA" w:rsidRPr="005A3D16" w:rsidRDefault="00F234BA" w:rsidP="008665A1">
            <w:pPr>
              <w:ind w:right="180"/>
              <w:rPr>
                <w:rFonts w:ascii="Times New Roman" w:hAnsi="Times New Roman"/>
                <w:bCs/>
                <w:sz w:val="26"/>
                <w:szCs w:val="26"/>
              </w:rPr>
            </w:pPr>
          </w:p>
        </w:tc>
      </w:tr>
    </w:tbl>
    <w:p w14:paraId="445240DA" w14:textId="77777777" w:rsidR="00F234BA" w:rsidRPr="005A3D16" w:rsidRDefault="00F234BA" w:rsidP="00F234BA">
      <w:pPr>
        <w:suppressAutoHyphens/>
        <w:spacing w:before="120" w:after="60"/>
        <w:rPr>
          <w:rFonts w:ascii="Times New Roman" w:hAnsi="Times New Roman"/>
          <w:sz w:val="26"/>
          <w:szCs w:val="26"/>
        </w:rPr>
      </w:pPr>
      <w:r w:rsidRPr="005A3D16">
        <w:rPr>
          <w:rFonts w:ascii="Times New Roman" w:hAnsi="Times New Roman"/>
          <w:sz w:val="26"/>
          <w:szCs w:val="26"/>
        </w:rPr>
        <w:t>- Các tồn tại, thiếu sót cần bổ sung, chỉnh sửa:</w:t>
      </w:r>
    </w:p>
    <w:p w14:paraId="228ED43F" w14:textId="77777777" w:rsidR="00F234BA" w:rsidRPr="005A3D16" w:rsidRDefault="00F234BA" w:rsidP="00F234BA">
      <w:pPr>
        <w:spacing w:after="60"/>
        <w:ind w:left="270"/>
        <w:jc w:val="both"/>
        <w:rPr>
          <w:rFonts w:ascii="Times New Roman" w:hAnsi="Times New Roman"/>
          <w:sz w:val="26"/>
          <w:szCs w:val="26"/>
        </w:rPr>
      </w:pPr>
      <w:r w:rsidRPr="005A3D16">
        <w:rPr>
          <w:rFonts w:ascii="Times New Roman" w:hAnsi="Times New Roman"/>
          <w:sz w:val="26"/>
          <w:szCs w:val="26"/>
        </w:rPr>
        <w:t>……………………………………………………………………………………</w:t>
      </w:r>
    </w:p>
    <w:p w14:paraId="5C7141B0" w14:textId="77777777" w:rsidR="00F234BA" w:rsidRPr="005A3D16" w:rsidRDefault="00F234BA" w:rsidP="00F234BA">
      <w:pPr>
        <w:spacing w:after="60"/>
        <w:ind w:left="270"/>
        <w:jc w:val="both"/>
        <w:rPr>
          <w:rFonts w:ascii="Times New Roman" w:hAnsi="Times New Roman"/>
          <w:sz w:val="26"/>
          <w:szCs w:val="26"/>
        </w:rPr>
      </w:pPr>
      <w:r w:rsidRPr="005A3D16">
        <w:rPr>
          <w:rFonts w:ascii="Times New Roman" w:hAnsi="Times New Roman"/>
          <w:sz w:val="26"/>
          <w:szCs w:val="26"/>
        </w:rPr>
        <w:t>……………………………………………………………………………………</w:t>
      </w:r>
    </w:p>
    <w:p w14:paraId="7FF1DDBE" w14:textId="77777777" w:rsidR="00F234BA" w:rsidRPr="005A3D16" w:rsidRDefault="00F234BA" w:rsidP="00F234BA">
      <w:pPr>
        <w:suppressAutoHyphens/>
        <w:spacing w:before="120" w:after="60"/>
        <w:jc w:val="both"/>
        <w:rPr>
          <w:rFonts w:ascii="Times New Roman" w:hAnsi="Times New Roman"/>
          <w:sz w:val="26"/>
          <w:szCs w:val="26"/>
        </w:rPr>
      </w:pPr>
      <w:r w:rsidRPr="005A3D16">
        <w:rPr>
          <w:rFonts w:ascii="Times New Roman" w:hAnsi="Times New Roman"/>
          <w:sz w:val="26"/>
          <w:szCs w:val="26"/>
        </w:rPr>
        <w:t>- Ý kiến khác:</w:t>
      </w:r>
    </w:p>
    <w:p w14:paraId="7CD4B5EF" w14:textId="77777777" w:rsidR="00F234BA" w:rsidRPr="005A3D16" w:rsidRDefault="00F234BA" w:rsidP="00F234BA">
      <w:pPr>
        <w:spacing w:after="60"/>
        <w:ind w:left="270"/>
        <w:jc w:val="both"/>
        <w:rPr>
          <w:rFonts w:ascii="Times New Roman" w:hAnsi="Times New Roman"/>
          <w:sz w:val="26"/>
          <w:szCs w:val="26"/>
        </w:rPr>
      </w:pPr>
      <w:r w:rsidRPr="005A3D16">
        <w:rPr>
          <w:rFonts w:ascii="Times New Roman" w:hAnsi="Times New Roman"/>
          <w:sz w:val="26"/>
          <w:szCs w:val="26"/>
        </w:rPr>
        <w:t>……………………………………………………………………………………</w:t>
      </w:r>
    </w:p>
    <w:p w14:paraId="07549208" w14:textId="77777777" w:rsidR="00F234BA" w:rsidRPr="005A3D16" w:rsidRDefault="00F234BA" w:rsidP="00F234BA">
      <w:pPr>
        <w:suppressAutoHyphens/>
        <w:jc w:val="both"/>
        <w:rPr>
          <w:rFonts w:ascii="Times New Roman" w:hAnsi="Times New Roman"/>
          <w:i/>
          <w:sz w:val="26"/>
          <w:szCs w:val="26"/>
        </w:rPr>
      </w:pPr>
      <w:r w:rsidRPr="005A3D16">
        <w:rPr>
          <w:rFonts w:ascii="Times New Roman" w:hAnsi="Times New Roman"/>
          <w:sz w:val="26"/>
          <w:szCs w:val="26"/>
        </w:rPr>
        <w:t xml:space="preserve">- Đề nghị: </w:t>
      </w:r>
      <w:r w:rsidRPr="005A3D16">
        <w:rPr>
          <w:rFonts w:ascii="Times New Roman" w:hAnsi="Times New Roman"/>
          <w:sz w:val="26"/>
          <w:szCs w:val="26"/>
        </w:rPr>
        <w:tab/>
        <w:t>Được bảo vệ đồ án/ Bổ sung thêm để bảo vệ/ Không được bảo vệ</w:t>
      </w:r>
    </w:p>
    <w:p w14:paraId="5272E84A" w14:textId="77777777" w:rsidR="00F234BA" w:rsidRPr="005A3D16" w:rsidRDefault="00F234BA" w:rsidP="00F234BA">
      <w:pPr>
        <w:suppressAutoHyphens/>
        <w:ind w:left="1843" w:firstLine="992"/>
        <w:jc w:val="center"/>
        <w:rPr>
          <w:rFonts w:ascii="Times New Roman" w:hAnsi="Times New Roman"/>
          <w:i/>
          <w:sz w:val="26"/>
          <w:szCs w:val="26"/>
        </w:rPr>
      </w:pPr>
      <w:r w:rsidRPr="005A3D16">
        <w:rPr>
          <w:rFonts w:ascii="Times New Roman" w:hAnsi="Times New Roman"/>
          <w:i/>
          <w:sz w:val="26"/>
          <w:szCs w:val="26"/>
        </w:rPr>
        <w:t xml:space="preserve">           </w:t>
      </w:r>
      <w:r w:rsidRPr="005A3D16">
        <w:rPr>
          <w:rFonts w:ascii="Times New Roman" w:hAnsi="Times New Roman"/>
          <w:i/>
          <w:sz w:val="26"/>
          <w:szCs w:val="26"/>
        </w:rPr>
        <w:tab/>
      </w:r>
      <w:r w:rsidRPr="005A3D16">
        <w:rPr>
          <w:rFonts w:ascii="Times New Roman" w:hAnsi="Times New Roman"/>
          <w:i/>
          <w:sz w:val="26"/>
          <w:szCs w:val="26"/>
        </w:rPr>
        <w:tab/>
        <w:t xml:space="preserve">  Đà Nẵng, ngày       tháng      năm 2018</w:t>
      </w:r>
    </w:p>
    <w:p w14:paraId="1D463F3E" w14:textId="696DCFDC" w:rsidR="00F234BA" w:rsidRDefault="00F234BA" w:rsidP="00F234BA">
      <w:pPr>
        <w:rPr>
          <w:rFonts w:ascii="Times New Roman" w:hAnsi="Times New Roman"/>
          <w:b/>
          <w:sz w:val="26"/>
          <w:szCs w:val="26"/>
        </w:rPr>
      </w:pPr>
      <w:r w:rsidRPr="005A3D16">
        <w:rPr>
          <w:rFonts w:ascii="Times New Roman" w:hAnsi="Times New Roman"/>
          <w:b/>
          <w:sz w:val="26"/>
          <w:szCs w:val="26"/>
        </w:rPr>
        <w:t xml:space="preserve">                                                                                      Người phản biện</w:t>
      </w:r>
    </w:p>
    <w:p w14:paraId="34CC1EFD" w14:textId="15CD9140" w:rsidR="00F234BA" w:rsidRDefault="00F234BA" w:rsidP="00F234BA">
      <w:pPr>
        <w:rPr>
          <w:rFonts w:ascii="Times New Roman" w:hAnsi="Times New Roman"/>
          <w:b/>
          <w:sz w:val="26"/>
          <w:szCs w:val="26"/>
        </w:rPr>
      </w:pPr>
    </w:p>
    <w:p w14:paraId="0A4A06B7" w14:textId="77777777" w:rsidR="00F234BA" w:rsidRPr="005A3D16" w:rsidRDefault="00F234BA" w:rsidP="00F234BA">
      <w:pPr>
        <w:rPr>
          <w:rFonts w:ascii="Times New Roman" w:hAnsi="Times New Roman"/>
          <w:b/>
          <w:sz w:val="26"/>
          <w:szCs w:val="26"/>
        </w:rPr>
      </w:pPr>
    </w:p>
    <w:p w14:paraId="2820A5B7" w14:textId="5EBAB3BE" w:rsidR="00160FD4" w:rsidRPr="00FE6760" w:rsidRDefault="00160FD4" w:rsidP="006E01B1">
      <w:pPr>
        <w:spacing w:after="160" w:line="259" w:lineRule="auto"/>
        <w:rPr>
          <w:rFonts w:ascii="Times New Roman" w:hAnsi="Times New Roman"/>
          <w:b/>
          <w:color w:val="000000"/>
          <w:sz w:val="28"/>
          <w:szCs w:val="28"/>
        </w:rPr>
      </w:pPr>
    </w:p>
    <w:p w14:paraId="078225CA" w14:textId="1D3A817D" w:rsidR="00802754" w:rsidRPr="00FE6760" w:rsidRDefault="00802754" w:rsidP="00A03192">
      <w:pPr>
        <w:pStyle w:val="Heading1"/>
      </w:pPr>
      <w:bookmarkStart w:id="2" w:name="_Toc27552889"/>
      <w:r w:rsidRPr="00FE6760">
        <w:lastRenderedPageBreak/>
        <w:t>TÓM TẮT</w:t>
      </w:r>
      <w:bookmarkEnd w:id="2"/>
    </w:p>
    <w:p w14:paraId="26F074BA" w14:textId="54F05260" w:rsidR="009F05B5" w:rsidRDefault="009F05B5" w:rsidP="006E01B1">
      <w:pPr>
        <w:tabs>
          <w:tab w:val="left" w:pos="540"/>
        </w:tabs>
        <w:spacing w:after="120" w:line="26" w:lineRule="atLeast"/>
        <w:jc w:val="both"/>
        <w:rPr>
          <w:rFonts w:ascii="Times New Roman" w:hAnsi="Times New Roman"/>
          <w:color w:val="000000"/>
          <w:sz w:val="26"/>
          <w:szCs w:val="26"/>
        </w:rPr>
      </w:pPr>
    </w:p>
    <w:p w14:paraId="22951A0C" w14:textId="77777777" w:rsidR="00F234BA" w:rsidRDefault="00F234BA" w:rsidP="006E01B1">
      <w:pPr>
        <w:tabs>
          <w:tab w:val="left" w:pos="540"/>
        </w:tabs>
        <w:spacing w:after="120" w:line="26" w:lineRule="atLeast"/>
        <w:jc w:val="both"/>
        <w:rPr>
          <w:rFonts w:ascii="Times New Roman" w:hAnsi="Times New Roman"/>
          <w:color w:val="000000"/>
          <w:sz w:val="26"/>
          <w:szCs w:val="26"/>
        </w:rPr>
      </w:pPr>
    </w:p>
    <w:p w14:paraId="71BABBD7" w14:textId="77777777" w:rsidR="009F05B5"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9F05B5">
        <w:rPr>
          <w:rFonts w:ascii="Times New Roman" w:hAnsi="Times New Roman"/>
          <w:color w:val="000000"/>
          <w:sz w:val="26"/>
          <w:szCs w:val="26"/>
        </w:rPr>
        <w:t>Xây dựng Website quản lý bán hàng trên các sàn thương mại điện tử</w:t>
      </w:r>
    </w:p>
    <w:p w14:paraId="23C510C2" w14:textId="77777777" w:rsidR="002D28A4"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Sinh viên thực hiện: </w:t>
      </w:r>
      <w:r w:rsidR="009F05B5">
        <w:rPr>
          <w:rFonts w:ascii="Times New Roman" w:hAnsi="Times New Roman"/>
          <w:color w:val="000000"/>
          <w:sz w:val="26"/>
          <w:szCs w:val="26"/>
        </w:rPr>
        <w:t>Nguyễn Quang Phương</w:t>
      </w:r>
    </w:p>
    <w:p w14:paraId="2FD1FB8E" w14:textId="4D150AC9" w:rsidR="002D28A4" w:rsidRDefault="002D28A4" w:rsidP="00F234BA">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Số thẻ SV: </w:t>
      </w:r>
      <w:r w:rsidR="009F05B5">
        <w:rPr>
          <w:rFonts w:ascii="Times New Roman" w:hAnsi="Times New Roman"/>
          <w:color w:val="000000"/>
          <w:sz w:val="26"/>
          <w:szCs w:val="26"/>
        </w:rPr>
        <w:t xml:space="preserve">102150291          </w:t>
      </w:r>
      <w:r>
        <w:rPr>
          <w:rFonts w:ascii="Times New Roman" w:hAnsi="Times New Roman"/>
          <w:color w:val="000000"/>
          <w:sz w:val="26"/>
          <w:szCs w:val="26"/>
        </w:rPr>
        <w:t xml:space="preserve"> Lớp: </w:t>
      </w:r>
      <w:r w:rsidR="009F05B5">
        <w:rPr>
          <w:rFonts w:ascii="Times New Roman" w:hAnsi="Times New Roman"/>
          <w:color w:val="000000"/>
          <w:sz w:val="26"/>
          <w:szCs w:val="26"/>
        </w:rPr>
        <w:t>15TCLC2</w:t>
      </w:r>
    </w:p>
    <w:p w14:paraId="25AC3EE5" w14:textId="77777777" w:rsidR="002A5917" w:rsidRDefault="002A5917" w:rsidP="002A5917">
      <w:pPr>
        <w:tabs>
          <w:tab w:val="left" w:pos="4830"/>
        </w:tabs>
        <w:spacing w:after="120" w:line="276" w:lineRule="auto"/>
        <w:jc w:val="both"/>
        <w:rPr>
          <w:rFonts w:ascii="Times New Roman" w:hAnsi="Times New Roman"/>
          <w:sz w:val="26"/>
          <w:szCs w:val="26"/>
        </w:rPr>
      </w:pPr>
      <w:r>
        <w:rPr>
          <w:rFonts w:ascii="Times New Roman" w:hAnsi="Times New Roman"/>
          <w:sz w:val="26"/>
          <w:szCs w:val="26"/>
        </w:rPr>
        <w:t xml:space="preserve">      Trong quá trình sử dụng các công cụ bán hàng trên các sàn thương mại điện tử, em nhận thấy nhiều khó khăn cho các nhà bán hàng phải sử dụng quá nhiều công cụ riêng lẻ của các sàn thương mại điện tử… như vậy rất khó để quản lí, tìm kiếm, tổng hợp các sản phẩm, đơn hàng, và khách hàng của gian hàng.</w:t>
      </w:r>
    </w:p>
    <w:p w14:paraId="5BF59588" w14:textId="77777777" w:rsidR="002A5917" w:rsidRDefault="002A5917" w:rsidP="002A5917">
      <w:pPr>
        <w:tabs>
          <w:tab w:val="left" w:pos="4830"/>
        </w:tabs>
        <w:spacing w:after="120" w:line="276" w:lineRule="auto"/>
        <w:jc w:val="both"/>
        <w:rPr>
          <w:rFonts w:ascii="Times New Roman" w:hAnsi="Times New Roman"/>
          <w:sz w:val="26"/>
          <w:szCs w:val="26"/>
        </w:rPr>
      </w:pPr>
      <w:r>
        <w:rPr>
          <w:rFonts w:ascii="Times New Roman" w:hAnsi="Times New Roman"/>
          <w:sz w:val="26"/>
          <w:szCs w:val="26"/>
        </w:rPr>
        <w:t xml:space="preserve">        Vì vậy em thấy đây là vấn đề cấp thiết, cần phải xây dựng một hệ thống nơi nhà bán hàng người có thể tổng hợp các dữ liệu về đơn hàng, sản phẩm, khách hàng từ toàn bộ các sàn thương mại điện tử về hệ thống chung. Đồng thời giúp những nhà bán quản lí tốt hơn dựa vào sự đồng bộ dữ liệu, và có cái nhìn tổng thể hơn về tình trạng kinh doanh đa sàn của mình.</w:t>
      </w:r>
    </w:p>
    <w:p w14:paraId="7776610A" w14:textId="77777777" w:rsidR="002A5917" w:rsidRPr="00FE6760" w:rsidRDefault="002A5917" w:rsidP="002A5917">
      <w:pPr>
        <w:tabs>
          <w:tab w:val="left" w:pos="4830"/>
        </w:tabs>
        <w:spacing w:after="120" w:line="276" w:lineRule="auto"/>
        <w:jc w:val="both"/>
        <w:rPr>
          <w:rFonts w:ascii="Times New Roman" w:hAnsi="Times New Roman"/>
          <w:color w:val="000000"/>
          <w:sz w:val="26"/>
          <w:szCs w:val="26"/>
        </w:rPr>
      </w:pPr>
    </w:p>
    <w:p w14:paraId="1375A649" w14:textId="77777777" w:rsidR="00802754" w:rsidRPr="00FE6760" w:rsidRDefault="00802754" w:rsidP="006E01B1">
      <w:pPr>
        <w:tabs>
          <w:tab w:val="left" w:pos="4830"/>
        </w:tabs>
        <w:spacing w:after="120" w:line="276" w:lineRule="auto"/>
        <w:jc w:val="both"/>
        <w:rPr>
          <w:rFonts w:ascii="Times New Roman" w:hAnsi="Times New Roman"/>
          <w:color w:val="000000"/>
          <w:sz w:val="26"/>
          <w:szCs w:val="26"/>
        </w:rPr>
      </w:pPr>
    </w:p>
    <w:p w14:paraId="2378F67E" w14:textId="77777777" w:rsidR="00802754" w:rsidRPr="00FE6760" w:rsidRDefault="00802754" w:rsidP="006E01B1">
      <w:r w:rsidRPr="00FE6760">
        <w:rPr>
          <w:rFonts w:ascii="Times New Roman" w:hAnsi="Times New Roman"/>
          <w:sz w:val="26"/>
          <w:szCs w:val="26"/>
        </w:rPr>
        <w:br w:type="page"/>
      </w:r>
      <w:r w:rsidR="009F05B5">
        <w:rPr>
          <w:rFonts w:ascii="Times New Roman" w:hAnsi="Times New Roman"/>
          <w:sz w:val="26"/>
          <w:szCs w:val="26"/>
        </w:rPr>
        <w:lastRenderedPageBreak/>
        <w:t>`</w:t>
      </w:r>
    </w:p>
    <w:tbl>
      <w:tblPr>
        <w:tblW w:w="9171" w:type="dxa"/>
        <w:jc w:val="center"/>
        <w:tblLayout w:type="fixed"/>
        <w:tblLook w:val="01E0" w:firstRow="1" w:lastRow="1" w:firstColumn="1" w:lastColumn="1" w:noHBand="0" w:noVBand="0"/>
      </w:tblPr>
      <w:tblGrid>
        <w:gridCol w:w="4228"/>
        <w:gridCol w:w="4943"/>
      </w:tblGrid>
      <w:tr w:rsidR="0096221B" w:rsidRPr="00FE6760" w14:paraId="30E633B2" w14:textId="77777777" w:rsidTr="003261E4">
        <w:trPr>
          <w:jc w:val="center"/>
        </w:trPr>
        <w:tc>
          <w:tcPr>
            <w:tcW w:w="4228" w:type="dxa"/>
          </w:tcPr>
          <w:p w14:paraId="72950D8C"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sz w:val="22"/>
                <w:szCs w:val="22"/>
                <w:lang w:val="de-DE"/>
              </w:rPr>
              <w:t>ĐẠI HỌC ĐÀ NẴNG</w:t>
            </w:r>
          </w:p>
          <w:p w14:paraId="5B35A287" w14:textId="77777777" w:rsidR="0096221B" w:rsidRPr="00FE6760" w:rsidRDefault="0096221B" w:rsidP="006E01B1">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14:paraId="33A8F9D3"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noProof/>
              </w:rPr>
              <mc:AlternateContent>
                <mc:Choice Requires="wps">
                  <w:drawing>
                    <wp:anchor distT="0" distB="0" distL="114300" distR="114300" simplePos="0" relativeHeight="251664384" behindDoc="0" locked="0" layoutInCell="1" allowOverlap="1" wp14:anchorId="4D61AE90" wp14:editId="37729B50">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FE6760">
              <w:rPr>
                <w:rFonts w:ascii="Times New Roman" w:hAnsi="Times New Roman"/>
                <w:spacing w:val="-10"/>
                <w:sz w:val="22"/>
                <w:szCs w:val="22"/>
              </w:rPr>
              <w:t>KHOA …………………………………………</w:t>
            </w:r>
          </w:p>
        </w:tc>
        <w:tc>
          <w:tcPr>
            <w:tcW w:w="4943" w:type="dxa"/>
          </w:tcPr>
          <w:p w14:paraId="7484D2E4" w14:textId="77777777" w:rsidR="0096221B" w:rsidRPr="00FE6760" w:rsidRDefault="0096221B" w:rsidP="006E01B1">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14:paraId="269B5A5C" w14:textId="77777777" w:rsidR="0096221B" w:rsidRPr="00FE6760" w:rsidRDefault="0096221B" w:rsidP="006E01B1">
            <w:pPr>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3360" behindDoc="0" locked="0" layoutInCell="1" allowOverlap="1" wp14:anchorId="42BD0D1A" wp14:editId="69AC6B65">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FE6760">
              <w:rPr>
                <w:rFonts w:ascii="Times New Roman" w:hAnsi="Times New Roman"/>
              </w:rPr>
              <w:t>Độc lập - Tự do - Hạnh phúc</w:t>
            </w:r>
          </w:p>
        </w:tc>
      </w:tr>
    </w:tbl>
    <w:p w14:paraId="0A59F6F4" w14:textId="77777777" w:rsidR="0096221B" w:rsidRPr="00FE6760" w:rsidRDefault="0096221B" w:rsidP="006E01B1">
      <w:pPr>
        <w:rPr>
          <w:rFonts w:ascii="Times New Roman" w:hAnsi="Times New Roman"/>
        </w:rPr>
      </w:pPr>
    </w:p>
    <w:p w14:paraId="3863A677" w14:textId="77777777" w:rsidR="0096221B" w:rsidRPr="00FE6760" w:rsidRDefault="0096221B" w:rsidP="00A03192">
      <w:pPr>
        <w:pStyle w:val="Heading1"/>
      </w:pPr>
      <w:bookmarkStart w:id="3" w:name="_Toc27552890"/>
      <w:r w:rsidRPr="00FE6760">
        <w:t>NHIỆM VỤ ĐỒ ÁN TỐT NGHIỆP</w:t>
      </w:r>
      <w:bookmarkEnd w:id="3"/>
    </w:p>
    <w:p w14:paraId="61F5E311"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Họ tên sinh viên: …..…………….………….…….. Số thẻ sinh viên: ………………...</w:t>
      </w:r>
    </w:p>
    <w:p w14:paraId="3114FA17"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Lớp:…………… Khoa:....................................... Ngành: ……………….......................</w:t>
      </w:r>
    </w:p>
    <w:p w14:paraId="0CCB01F3"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bookmarkStart w:id="4" w:name="_Ref27489821"/>
      <w:r w:rsidRPr="00FE6760">
        <w:rPr>
          <w:rFonts w:ascii="Times New Roman" w:hAnsi="Times New Roman"/>
          <w:i/>
          <w:sz w:val="26"/>
          <w:szCs w:val="26"/>
        </w:rPr>
        <w:t>Tên đề tài đồ án:</w:t>
      </w:r>
      <w:bookmarkEnd w:id="4"/>
    </w:p>
    <w:p w14:paraId="63168697" w14:textId="77777777" w:rsidR="0096221B" w:rsidRPr="00FE6760" w:rsidRDefault="0096221B" w:rsidP="006E01B1">
      <w:pPr>
        <w:spacing w:line="380" w:lineRule="exact"/>
        <w:jc w:val="both"/>
        <w:rPr>
          <w:rFonts w:ascii="Times New Roman" w:hAnsi="Times New Roman"/>
          <w:sz w:val="26"/>
          <w:szCs w:val="26"/>
        </w:rPr>
      </w:pPr>
      <w:bookmarkStart w:id="5" w:name="OLE_LINK19"/>
      <w:bookmarkStart w:id="6" w:name="OLE_LINK20"/>
      <w:bookmarkStart w:id="7" w:name="OLE_LINK21"/>
      <w:r w:rsidRPr="00FE6760">
        <w:rPr>
          <w:rFonts w:ascii="Times New Roman" w:hAnsi="Times New Roman"/>
          <w:sz w:val="26"/>
          <w:szCs w:val="26"/>
        </w:rPr>
        <w:t>………………………………………………..…………………………………………</w:t>
      </w:r>
    </w:p>
    <w:p w14:paraId="72363B5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58FC623"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5"/>
    <w:bookmarkEnd w:id="6"/>
    <w:bookmarkEnd w:id="7"/>
    <w:p w14:paraId="17B0E97C"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14:paraId="78F9F96F" w14:textId="77777777" w:rsidR="0096221B" w:rsidRPr="00FE6760" w:rsidRDefault="0096221B" w:rsidP="006E01B1">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14:paraId="28E30AC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14:paraId="2921BDC7"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E7A3F55"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2DC50A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590F206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345A4A4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6DFC416"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14:paraId="51722801"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375880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6EF144D2"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38EA0DEC"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624E44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14:paraId="50569E48"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8" w:name="OLE_LINK24"/>
      <w:bookmarkStart w:id="9" w:name="OLE_LINK25"/>
      <w:r w:rsidRPr="00FE6760">
        <w:rPr>
          <w:rFonts w:ascii="Times New Roman" w:hAnsi="Times New Roman"/>
          <w:i/>
          <w:sz w:val="26"/>
          <w:szCs w:val="26"/>
        </w:rPr>
        <w:tab/>
        <w:t>……../……./201…..</w:t>
      </w:r>
      <w:bookmarkEnd w:id="8"/>
      <w:bookmarkEnd w:id="9"/>
    </w:p>
    <w:p w14:paraId="2603213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FE6760" w14:paraId="23A1C471" w14:textId="77777777" w:rsidTr="003261E4">
        <w:tc>
          <w:tcPr>
            <w:tcW w:w="4677" w:type="dxa"/>
          </w:tcPr>
          <w:p w14:paraId="611E6537" w14:textId="77777777" w:rsidR="0096221B" w:rsidRPr="00FE6760" w:rsidRDefault="0096221B" w:rsidP="006E01B1">
            <w:pPr>
              <w:spacing w:line="380" w:lineRule="exact"/>
              <w:jc w:val="both"/>
              <w:rPr>
                <w:rFonts w:ascii="Times New Roman" w:hAnsi="Times New Roman"/>
                <w:sz w:val="26"/>
                <w:szCs w:val="26"/>
              </w:rPr>
            </w:pPr>
          </w:p>
        </w:tc>
        <w:tc>
          <w:tcPr>
            <w:tcW w:w="4683" w:type="dxa"/>
          </w:tcPr>
          <w:p w14:paraId="661DE331" w14:textId="77777777" w:rsidR="0096221B" w:rsidRPr="00FE6760" w:rsidRDefault="0096221B" w:rsidP="006E01B1">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96221B" w:rsidRPr="00FE6760" w14:paraId="4AD9E207" w14:textId="77777777" w:rsidTr="003261E4">
        <w:tc>
          <w:tcPr>
            <w:tcW w:w="4677" w:type="dxa"/>
          </w:tcPr>
          <w:p w14:paraId="0FF9DD46" w14:textId="77777777" w:rsidR="0096221B" w:rsidRPr="00FE6760" w:rsidRDefault="0096221B" w:rsidP="006E01B1">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14:paraId="7FAA7F12" w14:textId="77777777" w:rsidR="0096221B" w:rsidRPr="00FE6760" w:rsidRDefault="0096221B" w:rsidP="006E01B1">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bookmarkEnd w:id="0"/>
      <w:bookmarkEnd w:id="1"/>
    </w:tbl>
    <w:p w14:paraId="23C11690" w14:textId="77777777" w:rsidR="0096221B" w:rsidRPr="00FE6760" w:rsidRDefault="0096221B" w:rsidP="006E01B1">
      <w:pPr>
        <w:spacing w:line="380" w:lineRule="exact"/>
        <w:jc w:val="both"/>
        <w:rPr>
          <w:sz w:val="26"/>
          <w:szCs w:val="26"/>
        </w:rPr>
      </w:pPr>
    </w:p>
    <w:p w14:paraId="418B5AFE" w14:textId="77777777" w:rsidR="0096221B" w:rsidRPr="00FE6760" w:rsidRDefault="0096221B" w:rsidP="006E01B1">
      <w:pPr>
        <w:spacing w:line="380" w:lineRule="exact"/>
        <w:jc w:val="both"/>
        <w:rPr>
          <w:sz w:val="26"/>
          <w:szCs w:val="26"/>
        </w:rPr>
      </w:pPr>
    </w:p>
    <w:p w14:paraId="1A2EA375" w14:textId="77777777" w:rsidR="0096221B" w:rsidRPr="00FE6760" w:rsidRDefault="0096221B" w:rsidP="006E01B1">
      <w:pPr>
        <w:rPr>
          <w:rFonts w:ascii="Times New Roman" w:hAnsi="Times New Roman"/>
          <w:sz w:val="26"/>
          <w:szCs w:val="26"/>
        </w:rPr>
        <w:sectPr w:rsidR="0096221B" w:rsidRPr="00FE6760" w:rsidSect="002A5917">
          <w:footerReference w:type="default" r:id="rId8"/>
          <w:pgSz w:w="11907" w:h="16840" w:code="9"/>
          <w:pgMar w:top="709" w:right="1134" w:bottom="1418" w:left="1701" w:header="720" w:footer="720" w:gutter="0"/>
          <w:cols w:space="720"/>
          <w:docGrid w:linePitch="360"/>
        </w:sectPr>
      </w:pPr>
    </w:p>
    <w:p w14:paraId="0A418989" w14:textId="77777777" w:rsidR="00B94B71" w:rsidRPr="00DB61D5" w:rsidRDefault="0096221B" w:rsidP="006B6898">
      <w:pPr>
        <w:jc w:val="center"/>
        <w:rPr>
          <w:rFonts w:ascii="Times New Roman" w:hAnsi="Times New Roman"/>
          <w:b/>
          <w:sz w:val="28"/>
          <w:szCs w:val="28"/>
        </w:rPr>
      </w:pPr>
      <w:r w:rsidRPr="00FE6760">
        <w:rPr>
          <w:rFonts w:ascii="Times New Roman" w:hAnsi="Times New Roman"/>
          <w:b/>
          <w:sz w:val="28"/>
          <w:szCs w:val="28"/>
        </w:rPr>
        <w:lastRenderedPageBreak/>
        <w:t>LỜI NÓI ĐẦU</w:t>
      </w:r>
    </w:p>
    <w:p w14:paraId="0F4611EF" w14:textId="77777777" w:rsidR="006979E6" w:rsidRPr="006979E6" w:rsidRDefault="006979E6" w:rsidP="00A6783D">
      <w:pPr>
        <w:spacing w:line="360" w:lineRule="auto"/>
        <w:jc w:val="both"/>
        <w:rPr>
          <w:rFonts w:ascii="Times New Roman" w:hAnsi="Times New Roman"/>
          <w:color w:val="000000"/>
          <w:sz w:val="26"/>
          <w:szCs w:val="26"/>
        </w:rPr>
      </w:pPr>
      <w:r>
        <w:rPr>
          <w:rFonts w:ascii="Times New Roman" w:hAnsi="Times New Roman"/>
          <w:color w:val="000000"/>
          <w:sz w:val="26"/>
          <w:szCs w:val="26"/>
        </w:rPr>
        <w:t>Thương mại điện tử (TMĐT) là lĩnh vực tương đối mới ở Việt Nam và rất được chính phủ quan tâm thúc đẩy phát triển.</w:t>
      </w:r>
      <w:r w:rsidRPr="006979E6">
        <w:rPr>
          <w:sz w:val="28"/>
          <w:szCs w:val="28"/>
        </w:rPr>
        <w:t xml:space="preserve"> </w:t>
      </w:r>
      <w:r w:rsidRPr="006979E6">
        <w:rPr>
          <w:rFonts w:ascii="Times New Roman" w:hAnsi="Times New Roman"/>
          <w:color w:val="000000"/>
          <w:sz w:val="26"/>
          <w:szCs w:val="26"/>
        </w:rPr>
        <w:t xml:space="preserve">Cho đến nay đã có rất nhiều lý do để các doanh nghiệp cũng như các tổ chức phải quan tâm đến ứng dụng TMĐT vào kinh doanh để cạnh tranh, tồn tại và phát triển trong thực trạng toàn cầu hóa hiện nay. Tuy nhiên, hiện ở Việt Nam chưa có nhiều doanh nghiệp hay tổ chức ứng dụng TMĐT một cách đúng nghĩa vào quá trình trao đổi mua bán ở trong nước và quốc tế. </w:t>
      </w:r>
    </w:p>
    <w:p w14:paraId="0E2AA40B" w14:textId="77777777" w:rsidR="006979E6" w:rsidRPr="006979E6" w:rsidRDefault="006979E6" w:rsidP="00A6783D">
      <w:pPr>
        <w:spacing w:line="360" w:lineRule="auto"/>
        <w:jc w:val="both"/>
        <w:rPr>
          <w:rFonts w:ascii="Times New Roman" w:hAnsi="Times New Roman"/>
          <w:color w:val="000000"/>
          <w:sz w:val="26"/>
          <w:szCs w:val="26"/>
        </w:rPr>
      </w:pPr>
    </w:p>
    <w:p w14:paraId="14E3DF8A" w14:textId="77777777" w:rsidR="006979E6" w:rsidRPr="006979E6" w:rsidRDefault="006979E6" w:rsidP="00A6783D">
      <w:pPr>
        <w:spacing w:line="360" w:lineRule="auto"/>
        <w:jc w:val="both"/>
        <w:rPr>
          <w:rFonts w:ascii="Times New Roman" w:hAnsi="Times New Roman"/>
          <w:color w:val="000000"/>
          <w:sz w:val="26"/>
          <w:szCs w:val="26"/>
        </w:rPr>
      </w:pPr>
      <w:r w:rsidRPr="006979E6">
        <w:rPr>
          <w:rFonts w:ascii="Times New Roman" w:hAnsi="Times New Roman"/>
          <w:color w:val="000000"/>
          <w:sz w:val="26"/>
          <w:szCs w:val="26"/>
        </w:rPr>
        <w:t xml:space="preserve">Hiện tại các phương tiện kỹ thuật và các công cụ lập trình ứng dụng vào TMĐT chưa được ứng dụng rộng rãi trong các doanh nghiệp, để có đủ kiến thức cơ bản về TMĐT xây dựng và vận hành một website có hiệu quả, thực hiện marketing qua mạng, chọn lựa mô hình TMĐT phù hợp, xúc tiến thanh toán qua mạng, áp dụng các biện pháp an toàn mạng tối thiểu cần thiết v.v…  </w:t>
      </w:r>
    </w:p>
    <w:p w14:paraId="050364B0" w14:textId="77777777" w:rsidR="006979E6" w:rsidRPr="006979E6" w:rsidRDefault="006979E6" w:rsidP="00A6783D">
      <w:pPr>
        <w:spacing w:line="360" w:lineRule="auto"/>
        <w:jc w:val="both"/>
        <w:rPr>
          <w:rFonts w:ascii="Times New Roman" w:hAnsi="Times New Roman"/>
          <w:color w:val="000000"/>
          <w:sz w:val="26"/>
          <w:szCs w:val="26"/>
        </w:rPr>
      </w:pPr>
    </w:p>
    <w:p w14:paraId="6E3A6636" w14:textId="77777777" w:rsidR="006979E6" w:rsidRPr="006979E6" w:rsidRDefault="006979E6" w:rsidP="00A6783D">
      <w:pPr>
        <w:spacing w:line="360" w:lineRule="auto"/>
        <w:jc w:val="both"/>
        <w:rPr>
          <w:rFonts w:ascii="Times New Roman" w:hAnsi="Times New Roman"/>
          <w:color w:val="000000"/>
          <w:sz w:val="26"/>
          <w:szCs w:val="26"/>
        </w:rPr>
      </w:pPr>
      <w:r w:rsidRPr="006979E6">
        <w:rPr>
          <w:rFonts w:ascii="Times New Roman" w:hAnsi="Times New Roman"/>
          <w:color w:val="000000"/>
          <w:sz w:val="26"/>
          <w:szCs w:val="26"/>
        </w:rPr>
        <w:t>Từ những lý do trên, em quyết định chọn đề tài “Xây dựng website quản lý bán hàng trên các sàn thương mại điên tử ”  Thông qua đó để hiểu biết, nắm rõ hơn về lĩnh vực TMĐT và các kỹ năng ứng dụng lập trình cho website quản lý thương mại điện tử một cách hiệu quả.</w:t>
      </w:r>
    </w:p>
    <w:p w14:paraId="51702140" w14:textId="77777777" w:rsidR="006979E6" w:rsidRPr="00FE6760" w:rsidRDefault="006979E6" w:rsidP="006979E6">
      <w:pPr>
        <w:spacing w:after="120" w:line="276" w:lineRule="auto"/>
        <w:jc w:val="both"/>
        <w:rPr>
          <w:rFonts w:ascii="Times New Roman" w:hAnsi="Times New Roman"/>
          <w:sz w:val="26"/>
          <w:szCs w:val="26"/>
        </w:rPr>
      </w:pPr>
    </w:p>
    <w:p w14:paraId="55B86300" w14:textId="77777777" w:rsidR="0096221B" w:rsidRDefault="0096221B" w:rsidP="006E01B1">
      <w:pPr>
        <w:spacing w:after="160" w:line="259" w:lineRule="auto"/>
        <w:rPr>
          <w:rFonts w:ascii="Times New Roman" w:hAnsi="Times New Roman"/>
        </w:rPr>
      </w:pPr>
      <w:r w:rsidRPr="00FE6760">
        <w:rPr>
          <w:rFonts w:ascii="Times New Roman" w:hAnsi="Times New Roman"/>
        </w:rPr>
        <w:br w:type="page"/>
      </w:r>
    </w:p>
    <w:p w14:paraId="1DBACD2C" w14:textId="1DB992AB" w:rsidR="006979E6" w:rsidRPr="00DB61D5" w:rsidRDefault="006979E6" w:rsidP="00A03192">
      <w:pPr>
        <w:pStyle w:val="Heading1"/>
      </w:pPr>
      <w:bookmarkStart w:id="10" w:name="_Toc27552891"/>
      <w:r w:rsidRPr="006979E6">
        <w:lastRenderedPageBreak/>
        <w:t>LỜI CẢM ƠN</w:t>
      </w:r>
      <w:bookmarkEnd w:id="10"/>
    </w:p>
    <w:p w14:paraId="019FFC0B" w14:textId="369C6592"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 xml:space="preserve">Sau một thời gian thực hiện đồ án tốt nghiệp, đến nay mọi công việc liên quan đến đồ án đã hoàn tất. Trong suốt thời gian này, em đã nhận được rất nhiều sự giúp đỡ. Ở phần đầu tiên của luận văn, cho phép em có đôi điều gửi đến những người  em vô cùng biết ơn. </w:t>
      </w:r>
    </w:p>
    <w:p w14:paraId="79761624" w14:textId="28F157B9"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 xml:space="preserve">Em xin chân thành cảm ơn Khoa Công Nghệ Thông Tin và Trường Đại học Bách Khoa Đại học Đà Nẵng đã tạo điều kiện thuận lợi cho em học tập và thực hiện đề tài  này. Em xin bày tỏ lòng biết ơn sâu sắc đến Tiến Sĩ Lê Thị Mỹ Hạnh đã tận tình hướng dẫn, chỉ bảo em trong suốt quá trình thực hiện đề tài này. </w:t>
      </w:r>
    </w:p>
    <w:p w14:paraId="233501D6" w14:textId="4DBF2B33"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 xml:space="preserve">Em xin chân thành cảm ơn quý Thầy Cô trong Khoa Công Nghệ Thông Tin đã tận tình giảng dạy, trang bị cho em những kiến thức quý báu. Cũng xin gửi lời biết ơn đến ba, đến mẹ, những người đã luôn dành những tình thương yêu nhất cho em, những người đã luôn hỗ trợ, dõi theo những bước đi của em trong tất cả các năm học vừa qua. </w:t>
      </w:r>
    </w:p>
    <w:p w14:paraId="439421D8" w14:textId="77777777"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Cảm ơn tất cả bạn bè, những người đã sát cánh cùng nhau những niềm vui, cùng chia sẻ những khó khăn của em và giúp đỡ em rất nhiều trong quá trình thực hiện đồ án</w:t>
      </w:r>
      <w:r w:rsidR="009242D8" w:rsidRPr="006B6898">
        <w:rPr>
          <w:rFonts w:ascii="Times New Roman" w:hAnsi="Times New Roman"/>
          <w:sz w:val="26"/>
          <w:szCs w:val="26"/>
        </w:rPr>
        <w:t>.</w:t>
      </w:r>
    </w:p>
    <w:p w14:paraId="24E330AA" w14:textId="77777777" w:rsidR="006979E6" w:rsidRDefault="006979E6" w:rsidP="006B6898">
      <w:pPr>
        <w:spacing w:after="160" w:line="259" w:lineRule="auto"/>
        <w:ind w:firstLine="426"/>
        <w:rPr>
          <w:rFonts w:ascii="Times New Roman" w:hAnsi="Times New Roman"/>
        </w:rPr>
      </w:pPr>
    </w:p>
    <w:p w14:paraId="3ACEB164" w14:textId="77777777" w:rsidR="006979E6" w:rsidRDefault="006979E6" w:rsidP="006B6898">
      <w:pPr>
        <w:spacing w:after="160" w:line="259" w:lineRule="auto"/>
        <w:ind w:firstLine="426"/>
        <w:rPr>
          <w:rFonts w:ascii="Times New Roman" w:hAnsi="Times New Roman"/>
        </w:rPr>
      </w:pPr>
    </w:p>
    <w:p w14:paraId="267815AF" w14:textId="77777777" w:rsidR="006979E6" w:rsidRDefault="006979E6" w:rsidP="006E01B1">
      <w:pPr>
        <w:spacing w:after="160" w:line="259" w:lineRule="auto"/>
        <w:rPr>
          <w:rFonts w:ascii="Times New Roman" w:hAnsi="Times New Roman"/>
        </w:rPr>
      </w:pPr>
    </w:p>
    <w:p w14:paraId="67E49192" w14:textId="77777777" w:rsidR="006979E6" w:rsidRDefault="006979E6" w:rsidP="006E01B1">
      <w:pPr>
        <w:spacing w:after="160" w:line="259" w:lineRule="auto"/>
        <w:rPr>
          <w:rFonts w:ascii="Times New Roman" w:hAnsi="Times New Roman"/>
        </w:rPr>
      </w:pPr>
    </w:p>
    <w:p w14:paraId="46B17451" w14:textId="77777777" w:rsidR="006979E6" w:rsidRDefault="006979E6" w:rsidP="006E01B1">
      <w:pPr>
        <w:spacing w:after="160" w:line="259" w:lineRule="auto"/>
        <w:rPr>
          <w:rFonts w:ascii="Times New Roman" w:hAnsi="Times New Roman"/>
        </w:rPr>
      </w:pPr>
    </w:p>
    <w:p w14:paraId="20C81EF2" w14:textId="77777777" w:rsidR="006979E6" w:rsidRDefault="006979E6" w:rsidP="006E01B1">
      <w:pPr>
        <w:spacing w:after="160" w:line="259" w:lineRule="auto"/>
        <w:rPr>
          <w:rFonts w:ascii="Times New Roman" w:hAnsi="Times New Roman"/>
        </w:rPr>
      </w:pPr>
    </w:p>
    <w:p w14:paraId="3857E363" w14:textId="77777777" w:rsidR="00A6783D" w:rsidRDefault="00A6783D" w:rsidP="006E01B1">
      <w:pPr>
        <w:spacing w:after="160" w:line="259" w:lineRule="auto"/>
        <w:rPr>
          <w:rFonts w:ascii="Times New Roman" w:hAnsi="Times New Roman"/>
        </w:rPr>
      </w:pPr>
    </w:p>
    <w:p w14:paraId="1EBB0CA8" w14:textId="77777777" w:rsidR="00A6783D" w:rsidRDefault="00A6783D" w:rsidP="006E01B1">
      <w:pPr>
        <w:spacing w:after="160" w:line="259" w:lineRule="auto"/>
        <w:rPr>
          <w:rFonts w:ascii="Times New Roman" w:hAnsi="Times New Roman"/>
        </w:rPr>
      </w:pPr>
    </w:p>
    <w:p w14:paraId="08E14BA5" w14:textId="77777777" w:rsidR="009242D8" w:rsidRDefault="009242D8" w:rsidP="006E01B1">
      <w:pPr>
        <w:spacing w:after="160" w:line="259" w:lineRule="auto"/>
        <w:rPr>
          <w:rFonts w:ascii="Times New Roman" w:hAnsi="Times New Roman"/>
        </w:rPr>
      </w:pPr>
    </w:p>
    <w:p w14:paraId="461FBEC6" w14:textId="77777777" w:rsidR="009242D8" w:rsidRDefault="009242D8" w:rsidP="006E01B1">
      <w:pPr>
        <w:spacing w:after="160" w:line="259" w:lineRule="auto"/>
        <w:rPr>
          <w:rFonts w:ascii="Times New Roman" w:hAnsi="Times New Roman"/>
        </w:rPr>
      </w:pPr>
    </w:p>
    <w:p w14:paraId="4AE696DC" w14:textId="39E918F2" w:rsidR="009242D8" w:rsidRDefault="009242D8" w:rsidP="006E01B1">
      <w:pPr>
        <w:spacing w:after="160" w:line="259" w:lineRule="auto"/>
        <w:rPr>
          <w:rFonts w:ascii="Times New Roman" w:hAnsi="Times New Roman"/>
        </w:rPr>
      </w:pPr>
    </w:p>
    <w:p w14:paraId="3E6ED873" w14:textId="2CE8E299" w:rsidR="001149B7" w:rsidRDefault="001149B7" w:rsidP="006E01B1">
      <w:pPr>
        <w:spacing w:after="160" w:line="259" w:lineRule="auto"/>
        <w:rPr>
          <w:rFonts w:ascii="Times New Roman" w:hAnsi="Times New Roman"/>
        </w:rPr>
      </w:pPr>
    </w:p>
    <w:p w14:paraId="7D49C1BA" w14:textId="1199EB9E" w:rsidR="006B6898" w:rsidRDefault="006B6898" w:rsidP="006E01B1">
      <w:pPr>
        <w:spacing w:after="160" w:line="259" w:lineRule="auto"/>
        <w:rPr>
          <w:rFonts w:ascii="Times New Roman" w:hAnsi="Times New Roman"/>
        </w:rPr>
      </w:pPr>
    </w:p>
    <w:p w14:paraId="58F0C75E" w14:textId="281D391E" w:rsidR="006B6898" w:rsidRDefault="006B6898" w:rsidP="006E01B1">
      <w:pPr>
        <w:spacing w:after="160" w:line="259" w:lineRule="auto"/>
        <w:rPr>
          <w:rFonts w:ascii="Times New Roman" w:hAnsi="Times New Roman"/>
        </w:rPr>
      </w:pPr>
    </w:p>
    <w:p w14:paraId="0424F0D2" w14:textId="77777777" w:rsidR="006B6898" w:rsidRDefault="006B6898" w:rsidP="006E01B1">
      <w:pPr>
        <w:spacing w:after="160" w:line="259" w:lineRule="auto"/>
        <w:rPr>
          <w:rFonts w:ascii="Times New Roman" w:hAnsi="Times New Roman"/>
        </w:rPr>
      </w:pPr>
    </w:p>
    <w:p w14:paraId="3BB8F35E" w14:textId="77777777" w:rsidR="006979E6" w:rsidRPr="00FE6760" w:rsidRDefault="006979E6" w:rsidP="006E01B1">
      <w:pPr>
        <w:spacing w:after="160" w:line="259" w:lineRule="auto"/>
        <w:rPr>
          <w:rFonts w:ascii="Times New Roman" w:hAnsi="Times New Roman"/>
        </w:rPr>
      </w:pPr>
    </w:p>
    <w:p w14:paraId="415D3C75" w14:textId="77777777" w:rsidR="00B94B71" w:rsidRPr="00DB61D5" w:rsidRDefault="0096221B" w:rsidP="00A03192">
      <w:pPr>
        <w:pStyle w:val="Heading1"/>
      </w:pPr>
      <w:bookmarkStart w:id="11" w:name="_Toc27552892"/>
      <w:r w:rsidRPr="00FE6760">
        <w:lastRenderedPageBreak/>
        <w:t>CAM ĐOAN</w:t>
      </w:r>
      <w:bookmarkEnd w:id="11"/>
    </w:p>
    <w:p w14:paraId="30E53024" w14:textId="77777777" w:rsidR="001D7C6D" w:rsidRPr="00FE6760" w:rsidRDefault="00DB61D5" w:rsidP="00DB61D5">
      <w:pPr>
        <w:spacing w:after="120" w:line="360" w:lineRule="auto"/>
        <w:jc w:val="both"/>
        <w:rPr>
          <w:rFonts w:ascii="Times New Roman" w:hAnsi="Times New Roman"/>
          <w:sz w:val="26"/>
          <w:szCs w:val="26"/>
        </w:rPr>
      </w:pPr>
      <w:r>
        <w:rPr>
          <w:rFonts w:ascii="Times New Roman" w:hAnsi="Times New Roman"/>
          <w:sz w:val="26"/>
          <w:szCs w:val="26"/>
        </w:rPr>
        <w:t>Tôi xin cam đoan đồ án tốt nghiệp “Xây dựng Website quản lý bán hàng trên các sàn thương mại điện tử” là công trình nghiên cứu của bản than. Những phần sử dụng tài liệu tham khảo trong đồ án đã được nêu rõ trong phần tài liệu tham khảo. Các số liệu, kết quả trình bày trong đồ án hoàn toàn là số liệu thật, trung thực, nếu sai tôi xin chịu hoàn toàn trách nhiệm và chịu mọi hình thức kỷ luật của bộ môn và nhà trường đề ra</w:t>
      </w:r>
    </w:p>
    <w:p w14:paraId="788B682F" w14:textId="2B4CDF6B" w:rsidR="0096221B" w:rsidRPr="00FE6760" w:rsidRDefault="001D7C6D" w:rsidP="00CE573B">
      <w:pPr>
        <w:spacing w:after="120" w:line="276" w:lineRule="auto"/>
        <w:jc w:val="right"/>
        <w:rPr>
          <w:rFonts w:ascii="Times New Roman" w:hAnsi="Times New Roman"/>
          <w:sz w:val="26"/>
          <w:szCs w:val="26"/>
        </w:rPr>
        <w:sectPr w:rsidR="0096221B" w:rsidRPr="00FE6760" w:rsidSect="00F22BDE">
          <w:footerReference w:type="default" r:id="rId9"/>
          <w:pgSz w:w="11907" w:h="16840" w:code="9"/>
          <w:pgMar w:top="1418" w:right="1134" w:bottom="1418" w:left="1701" w:header="720" w:footer="720" w:gutter="0"/>
          <w:pgNumType w:fmt="lowerRoman" w:start="1"/>
          <w:cols w:space="720"/>
          <w:docGrid w:linePitch="360"/>
        </w:sect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14:paraId="6E963C20" w14:textId="10A52A1A" w:rsidR="006B6898" w:rsidRDefault="006B6898" w:rsidP="00A03192">
      <w:pPr>
        <w:pStyle w:val="TOCHeading"/>
      </w:pPr>
    </w:p>
    <w:bookmarkStart w:id="12" w:name="_Toc27552893" w:displacedByCustomXml="next"/>
    <w:sdt>
      <w:sdtPr>
        <w:rPr>
          <w:rFonts w:ascii="Times New Roman" w:hAnsi="Times New Roman"/>
          <w:b/>
          <w:bCs/>
          <w:i w:val="0"/>
          <w:iCs w:val="0"/>
          <w:color w:val="auto"/>
          <w:sz w:val="26"/>
          <w:szCs w:val="26"/>
        </w:rPr>
        <w:id w:val="13438795"/>
        <w:docPartObj>
          <w:docPartGallery w:val="Table of Contents"/>
          <w:docPartUnique/>
        </w:docPartObj>
      </w:sdtPr>
      <w:sdtEndPr>
        <w:rPr>
          <w:b w:val="0"/>
          <w:bCs w:val="0"/>
          <w:noProof/>
          <w:sz w:val="24"/>
          <w:szCs w:val="24"/>
        </w:rPr>
      </w:sdtEndPr>
      <w:sdtContent>
        <w:p w14:paraId="57FB1970" w14:textId="7E5DC688" w:rsidR="006B6898" w:rsidRPr="00234450" w:rsidRDefault="006B6898" w:rsidP="00234450">
          <w:pPr>
            <w:pStyle w:val="TOCHeading"/>
            <w:outlineLvl w:val="0"/>
            <w:rPr>
              <w:rFonts w:ascii="Times New Roman" w:hAnsi="Times New Roman"/>
              <w:b/>
              <w:bCs/>
              <w:i w:val="0"/>
              <w:iCs w:val="0"/>
              <w:color w:val="auto"/>
              <w:sz w:val="26"/>
              <w:szCs w:val="26"/>
            </w:rPr>
          </w:pPr>
          <w:r w:rsidRPr="00234450">
            <w:rPr>
              <w:rFonts w:ascii="Times New Roman" w:hAnsi="Times New Roman"/>
              <w:b/>
              <w:bCs/>
              <w:i w:val="0"/>
              <w:iCs w:val="0"/>
              <w:color w:val="auto"/>
              <w:sz w:val="26"/>
              <w:szCs w:val="26"/>
            </w:rPr>
            <w:t>MỤC LỤC</w:t>
          </w:r>
          <w:bookmarkEnd w:id="12"/>
        </w:p>
        <w:p w14:paraId="2E538CC8" w14:textId="754C1175" w:rsidR="00234450" w:rsidRPr="00B57CB6" w:rsidRDefault="006B6898">
          <w:pPr>
            <w:pStyle w:val="TOC1"/>
            <w:rPr>
              <w:rFonts w:asciiTheme="minorHAnsi" w:eastAsiaTheme="minorEastAsia" w:hAnsiTheme="minorHAnsi" w:cstheme="minorBidi"/>
              <w:b w:val="0"/>
              <w:sz w:val="26"/>
              <w:szCs w:val="26"/>
            </w:rPr>
          </w:pPr>
          <w:r w:rsidRPr="0002712B">
            <w:rPr>
              <w:rFonts w:ascii="Times New Roman" w:hAnsi="Times New Roman"/>
              <w:noProof w:val="0"/>
              <w:sz w:val="26"/>
              <w:szCs w:val="26"/>
            </w:rPr>
            <w:fldChar w:fldCharType="begin"/>
          </w:r>
          <w:r w:rsidRPr="0002712B">
            <w:rPr>
              <w:rFonts w:ascii="Times New Roman" w:hAnsi="Times New Roman"/>
              <w:sz w:val="26"/>
              <w:szCs w:val="26"/>
            </w:rPr>
            <w:instrText xml:space="preserve"> TOC \o "1-3" \h \z \u </w:instrText>
          </w:r>
          <w:r w:rsidRPr="0002712B">
            <w:rPr>
              <w:rFonts w:ascii="Times New Roman" w:hAnsi="Times New Roman"/>
              <w:noProof w:val="0"/>
              <w:sz w:val="26"/>
              <w:szCs w:val="26"/>
            </w:rPr>
            <w:fldChar w:fldCharType="separate"/>
          </w:r>
          <w:hyperlink w:anchor="_Toc27552889" w:history="1">
            <w:r w:rsidR="00234450" w:rsidRPr="00B57CB6">
              <w:rPr>
                <w:rStyle w:val="Hyperlink"/>
                <w:sz w:val="26"/>
                <w:szCs w:val="26"/>
              </w:rPr>
              <w:t>TÓM TẮT</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_Toc27552889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5</w:t>
            </w:r>
            <w:r w:rsidR="00234450" w:rsidRPr="00B57CB6">
              <w:rPr>
                <w:webHidden/>
                <w:sz w:val="26"/>
                <w:szCs w:val="26"/>
              </w:rPr>
              <w:fldChar w:fldCharType="end"/>
            </w:r>
          </w:hyperlink>
        </w:p>
        <w:p w14:paraId="564C9E3C" w14:textId="07A6E835" w:rsidR="00234450" w:rsidRPr="00B57CB6" w:rsidRDefault="009108F5">
          <w:pPr>
            <w:pStyle w:val="TOC1"/>
            <w:rPr>
              <w:rFonts w:asciiTheme="minorHAnsi" w:eastAsiaTheme="minorEastAsia" w:hAnsiTheme="minorHAnsi" w:cstheme="minorBidi"/>
              <w:b w:val="0"/>
              <w:sz w:val="26"/>
              <w:szCs w:val="26"/>
            </w:rPr>
          </w:pPr>
          <w:hyperlink w:anchor="_Toc27552890" w:history="1">
            <w:r w:rsidR="00234450" w:rsidRPr="00B57CB6">
              <w:rPr>
                <w:rStyle w:val="Hyperlink"/>
                <w:sz w:val="26"/>
                <w:szCs w:val="26"/>
              </w:rPr>
              <w:t>NHIỆM VỤ ĐỒ ÁN TỐT NGHIỆP</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_Toc27552890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6</w:t>
            </w:r>
            <w:r w:rsidR="00234450" w:rsidRPr="00B57CB6">
              <w:rPr>
                <w:webHidden/>
                <w:sz w:val="26"/>
                <w:szCs w:val="26"/>
              </w:rPr>
              <w:fldChar w:fldCharType="end"/>
            </w:r>
          </w:hyperlink>
        </w:p>
        <w:p w14:paraId="545F4BDF" w14:textId="661C3485" w:rsidR="00234450" w:rsidRPr="00B57CB6" w:rsidRDefault="009108F5">
          <w:pPr>
            <w:pStyle w:val="TOC1"/>
            <w:rPr>
              <w:rFonts w:asciiTheme="minorHAnsi" w:eastAsiaTheme="minorEastAsia" w:hAnsiTheme="minorHAnsi" w:cstheme="minorBidi"/>
              <w:b w:val="0"/>
              <w:sz w:val="26"/>
              <w:szCs w:val="26"/>
            </w:rPr>
          </w:pPr>
          <w:hyperlink w:anchor="_Toc27552891" w:history="1">
            <w:r w:rsidR="00234450" w:rsidRPr="00B57CB6">
              <w:rPr>
                <w:rStyle w:val="Hyperlink"/>
                <w:sz w:val="26"/>
                <w:szCs w:val="26"/>
              </w:rPr>
              <w:t>LỜI CẢM ƠN</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_Toc27552891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ii</w:t>
            </w:r>
            <w:r w:rsidR="00234450" w:rsidRPr="00B57CB6">
              <w:rPr>
                <w:webHidden/>
                <w:sz w:val="26"/>
                <w:szCs w:val="26"/>
              </w:rPr>
              <w:fldChar w:fldCharType="end"/>
            </w:r>
          </w:hyperlink>
        </w:p>
        <w:p w14:paraId="66EE8F50" w14:textId="551EFD22" w:rsidR="00234450" w:rsidRPr="00B57CB6" w:rsidRDefault="009108F5">
          <w:pPr>
            <w:pStyle w:val="TOC1"/>
            <w:rPr>
              <w:rFonts w:asciiTheme="minorHAnsi" w:eastAsiaTheme="minorEastAsia" w:hAnsiTheme="minorHAnsi" w:cstheme="minorBidi"/>
              <w:b w:val="0"/>
              <w:sz w:val="26"/>
              <w:szCs w:val="26"/>
            </w:rPr>
          </w:pPr>
          <w:hyperlink w:anchor="_Toc27552892" w:history="1">
            <w:r w:rsidR="00234450" w:rsidRPr="00B57CB6">
              <w:rPr>
                <w:rStyle w:val="Hyperlink"/>
                <w:sz w:val="26"/>
                <w:szCs w:val="26"/>
              </w:rPr>
              <w:t>CAM ĐOAN</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_Toc27552892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iii</w:t>
            </w:r>
            <w:r w:rsidR="00234450" w:rsidRPr="00B57CB6">
              <w:rPr>
                <w:webHidden/>
                <w:sz w:val="26"/>
                <w:szCs w:val="26"/>
              </w:rPr>
              <w:fldChar w:fldCharType="end"/>
            </w:r>
          </w:hyperlink>
        </w:p>
        <w:p w14:paraId="68FCE014" w14:textId="46064AC7" w:rsidR="00234450" w:rsidRPr="00B57CB6" w:rsidRDefault="009108F5">
          <w:pPr>
            <w:pStyle w:val="TOC1"/>
            <w:rPr>
              <w:rFonts w:asciiTheme="minorHAnsi" w:eastAsiaTheme="minorEastAsia" w:hAnsiTheme="minorHAnsi" w:cstheme="minorBidi"/>
              <w:b w:val="0"/>
              <w:sz w:val="26"/>
              <w:szCs w:val="26"/>
            </w:rPr>
          </w:pPr>
          <w:hyperlink w:anchor="_Toc27552893" w:history="1">
            <w:r w:rsidR="00234450" w:rsidRPr="00B57CB6">
              <w:rPr>
                <w:rStyle w:val="Hyperlink"/>
                <w:rFonts w:ascii="Times New Roman" w:hAnsi="Times New Roman"/>
                <w:bCs/>
                <w:sz w:val="26"/>
                <w:szCs w:val="26"/>
              </w:rPr>
              <w:t>MỤC LỤC</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_Toc27552893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iv</w:t>
            </w:r>
            <w:r w:rsidR="00234450" w:rsidRPr="00B57CB6">
              <w:rPr>
                <w:webHidden/>
                <w:sz w:val="26"/>
                <w:szCs w:val="26"/>
              </w:rPr>
              <w:fldChar w:fldCharType="end"/>
            </w:r>
          </w:hyperlink>
        </w:p>
        <w:p w14:paraId="482D4E4F" w14:textId="77A17D4C" w:rsidR="00234450" w:rsidRPr="00B57CB6" w:rsidRDefault="009108F5">
          <w:pPr>
            <w:pStyle w:val="TOC1"/>
            <w:rPr>
              <w:rFonts w:asciiTheme="minorHAnsi" w:eastAsiaTheme="minorEastAsia" w:hAnsiTheme="minorHAnsi" w:cstheme="minorBidi"/>
              <w:b w:val="0"/>
              <w:sz w:val="26"/>
              <w:szCs w:val="26"/>
            </w:rPr>
          </w:pPr>
          <w:hyperlink w:anchor="_Toc27552894" w:history="1">
            <w:r w:rsidR="00234450" w:rsidRPr="00B57CB6">
              <w:rPr>
                <w:rStyle w:val="Hyperlink"/>
                <w:sz w:val="26"/>
                <w:szCs w:val="26"/>
              </w:rPr>
              <w:t>DANH SÁCH CÁC BẢNG, HÌNH VẼ</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_Toc27552894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vii</w:t>
            </w:r>
            <w:r w:rsidR="00234450" w:rsidRPr="00B57CB6">
              <w:rPr>
                <w:webHidden/>
                <w:sz w:val="26"/>
                <w:szCs w:val="26"/>
              </w:rPr>
              <w:fldChar w:fldCharType="end"/>
            </w:r>
          </w:hyperlink>
        </w:p>
        <w:p w14:paraId="0D220DE2" w14:textId="1C0BB90E" w:rsidR="00234450" w:rsidRPr="00B57CB6" w:rsidRDefault="009108F5">
          <w:pPr>
            <w:pStyle w:val="TOC1"/>
            <w:rPr>
              <w:rFonts w:asciiTheme="minorHAnsi" w:eastAsiaTheme="minorEastAsia" w:hAnsiTheme="minorHAnsi" w:cstheme="minorBidi"/>
              <w:b w:val="0"/>
              <w:sz w:val="26"/>
              <w:szCs w:val="26"/>
            </w:rPr>
          </w:pPr>
          <w:hyperlink w:anchor="_Toc27552895" w:history="1">
            <w:r w:rsidR="00234450" w:rsidRPr="00B57CB6">
              <w:rPr>
                <w:rStyle w:val="Hyperlink"/>
                <w:sz w:val="26"/>
                <w:szCs w:val="26"/>
              </w:rPr>
              <w:t>DANH SÁCH CÁC KÝ HIỆU, CHỮ VIẾT TẮT</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_Toc27552895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ix</w:t>
            </w:r>
            <w:r w:rsidR="00234450" w:rsidRPr="00B57CB6">
              <w:rPr>
                <w:webHidden/>
                <w:sz w:val="26"/>
                <w:szCs w:val="26"/>
              </w:rPr>
              <w:fldChar w:fldCharType="end"/>
            </w:r>
          </w:hyperlink>
        </w:p>
        <w:p w14:paraId="6E7B6121" w14:textId="539FDF7D" w:rsidR="00234450" w:rsidRPr="00B57CB6" w:rsidRDefault="009108F5">
          <w:pPr>
            <w:pStyle w:val="TOC1"/>
            <w:rPr>
              <w:rFonts w:asciiTheme="minorHAnsi" w:eastAsiaTheme="minorEastAsia" w:hAnsiTheme="minorHAnsi" w:cstheme="minorBidi"/>
              <w:b w:val="0"/>
              <w:sz w:val="26"/>
              <w:szCs w:val="26"/>
            </w:rPr>
          </w:pPr>
          <w:hyperlink w:anchor="_Toc27552896" w:history="1">
            <w:r w:rsidR="00234450" w:rsidRPr="00B57CB6">
              <w:rPr>
                <w:rStyle w:val="Hyperlink"/>
                <w:sz w:val="26"/>
                <w:szCs w:val="26"/>
              </w:rPr>
              <w:t>CHƯƠNG 1: TỔNG QUAN VỀ WEBSITE QUẢN LÝ BÁN HÀNG TRÊN SÀN THƯƠNG MẠI ĐIỆN TỬ</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_Toc27552896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w:t>
            </w:r>
            <w:r w:rsidR="00234450" w:rsidRPr="00B57CB6">
              <w:rPr>
                <w:webHidden/>
                <w:sz w:val="26"/>
                <w:szCs w:val="26"/>
              </w:rPr>
              <w:fldChar w:fldCharType="end"/>
            </w:r>
          </w:hyperlink>
        </w:p>
        <w:p w14:paraId="0E4A1A84" w14:textId="1F6CECDA" w:rsidR="00234450" w:rsidRPr="00B57CB6" w:rsidRDefault="009108F5">
          <w:pPr>
            <w:pStyle w:val="TOC2"/>
            <w:rPr>
              <w:rFonts w:asciiTheme="minorHAnsi" w:eastAsiaTheme="minorEastAsia" w:hAnsiTheme="minorHAnsi" w:cstheme="minorBidi"/>
              <w:b w:val="0"/>
              <w:sz w:val="26"/>
              <w:szCs w:val="26"/>
            </w:rPr>
          </w:pPr>
          <w:hyperlink w:anchor="_Toc27552897" w:history="1">
            <w:r w:rsidR="00234450" w:rsidRPr="00B57CB6">
              <w:rPr>
                <w:rStyle w:val="Hyperlink"/>
                <w:bCs/>
                <w:sz w:val="26"/>
                <w:szCs w:val="26"/>
              </w:rPr>
              <w:t>1.1.  Giới thiệu đề tài</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_Toc27552897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w:t>
            </w:r>
            <w:r w:rsidR="00234450" w:rsidRPr="00B57CB6">
              <w:rPr>
                <w:webHidden/>
                <w:sz w:val="26"/>
                <w:szCs w:val="26"/>
              </w:rPr>
              <w:fldChar w:fldCharType="end"/>
            </w:r>
          </w:hyperlink>
        </w:p>
        <w:p w14:paraId="4BE7E03E" w14:textId="21197B36" w:rsidR="00234450" w:rsidRPr="00B57CB6" w:rsidRDefault="009108F5">
          <w:pPr>
            <w:pStyle w:val="TOC2"/>
            <w:rPr>
              <w:rFonts w:asciiTheme="minorHAnsi" w:eastAsiaTheme="minorEastAsia" w:hAnsiTheme="minorHAnsi" w:cstheme="minorBidi"/>
              <w:b w:val="0"/>
              <w:sz w:val="26"/>
              <w:szCs w:val="26"/>
            </w:rPr>
          </w:pPr>
          <w:hyperlink w:anchor="_Toc27552898" w:history="1">
            <w:r w:rsidR="00234450" w:rsidRPr="00B57CB6">
              <w:rPr>
                <w:rStyle w:val="Hyperlink"/>
                <w:rFonts w:eastAsiaTheme="majorEastAsia"/>
                <w:bCs/>
                <w:sz w:val="26"/>
                <w:szCs w:val="26"/>
              </w:rPr>
              <w:t>1.2.</w:t>
            </w:r>
            <w:r w:rsidR="00234450" w:rsidRPr="00B57CB6">
              <w:rPr>
                <w:rFonts w:asciiTheme="minorHAnsi" w:eastAsiaTheme="minorEastAsia" w:hAnsiTheme="minorHAnsi" w:cstheme="minorBidi"/>
                <w:b w:val="0"/>
                <w:sz w:val="26"/>
                <w:szCs w:val="26"/>
              </w:rPr>
              <w:tab/>
            </w:r>
            <w:r w:rsidR="00234450" w:rsidRPr="00B57CB6">
              <w:rPr>
                <w:rStyle w:val="Hyperlink"/>
                <w:rFonts w:eastAsiaTheme="majorEastAsia"/>
                <w:bCs/>
                <w:sz w:val="26"/>
                <w:szCs w:val="26"/>
              </w:rPr>
              <w:t>Nhận xét đề tài</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_Toc27552898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w:t>
            </w:r>
            <w:r w:rsidR="00234450" w:rsidRPr="00B57CB6">
              <w:rPr>
                <w:webHidden/>
                <w:sz w:val="26"/>
                <w:szCs w:val="26"/>
              </w:rPr>
              <w:fldChar w:fldCharType="end"/>
            </w:r>
          </w:hyperlink>
        </w:p>
        <w:p w14:paraId="19927D66" w14:textId="25A03FD4" w:rsidR="00234450" w:rsidRPr="00B57CB6" w:rsidRDefault="009108F5">
          <w:pPr>
            <w:pStyle w:val="TOC2"/>
            <w:rPr>
              <w:rFonts w:asciiTheme="minorHAnsi" w:eastAsiaTheme="minorEastAsia" w:hAnsiTheme="minorHAnsi" w:cstheme="minorBidi"/>
              <w:b w:val="0"/>
              <w:sz w:val="26"/>
              <w:szCs w:val="26"/>
            </w:rPr>
          </w:pPr>
          <w:hyperlink w:anchor="_Toc27552899" w:history="1">
            <w:r w:rsidR="00234450" w:rsidRPr="00B57CB6">
              <w:rPr>
                <w:rStyle w:val="Hyperlink"/>
                <w:bCs/>
                <w:sz w:val="26"/>
                <w:szCs w:val="26"/>
              </w:rPr>
              <w:t>1.3.</w:t>
            </w:r>
            <w:r w:rsidR="00234450" w:rsidRPr="00B57CB6">
              <w:rPr>
                <w:rFonts w:asciiTheme="minorHAnsi" w:eastAsiaTheme="minorEastAsia" w:hAnsiTheme="minorHAnsi" w:cstheme="minorBidi"/>
                <w:b w:val="0"/>
                <w:sz w:val="26"/>
                <w:szCs w:val="26"/>
              </w:rPr>
              <w:tab/>
            </w:r>
            <w:r w:rsidR="00234450" w:rsidRPr="00B57CB6">
              <w:rPr>
                <w:rStyle w:val="Hyperlink"/>
                <w:bCs/>
                <w:sz w:val="26"/>
                <w:szCs w:val="26"/>
              </w:rPr>
              <w:t>Mục đích thực hiện đề tài</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_Toc27552899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w:t>
            </w:r>
            <w:r w:rsidR="00234450" w:rsidRPr="00B57CB6">
              <w:rPr>
                <w:webHidden/>
                <w:sz w:val="26"/>
                <w:szCs w:val="26"/>
              </w:rPr>
              <w:fldChar w:fldCharType="end"/>
            </w:r>
          </w:hyperlink>
        </w:p>
        <w:p w14:paraId="23E1617D" w14:textId="054A599B" w:rsidR="00234450" w:rsidRPr="00B57CB6" w:rsidRDefault="009108F5">
          <w:pPr>
            <w:pStyle w:val="TOC2"/>
            <w:rPr>
              <w:rFonts w:asciiTheme="minorHAnsi" w:eastAsiaTheme="minorEastAsia" w:hAnsiTheme="minorHAnsi" w:cstheme="minorBidi"/>
              <w:b w:val="0"/>
              <w:sz w:val="26"/>
              <w:szCs w:val="26"/>
            </w:rPr>
          </w:pPr>
          <w:hyperlink w:anchor="_Toc27552900" w:history="1">
            <w:r w:rsidR="00234450" w:rsidRPr="00B57CB6">
              <w:rPr>
                <w:rStyle w:val="Hyperlink"/>
                <w:bCs/>
                <w:sz w:val="26"/>
                <w:szCs w:val="26"/>
              </w:rPr>
              <w:t>1.4.</w:t>
            </w:r>
            <w:r w:rsidR="00234450" w:rsidRPr="00B57CB6">
              <w:rPr>
                <w:rFonts w:asciiTheme="minorHAnsi" w:eastAsiaTheme="minorEastAsia" w:hAnsiTheme="minorHAnsi" w:cstheme="minorBidi"/>
                <w:b w:val="0"/>
                <w:sz w:val="26"/>
                <w:szCs w:val="26"/>
              </w:rPr>
              <w:tab/>
            </w:r>
            <w:r w:rsidR="00234450" w:rsidRPr="00B57CB6">
              <w:rPr>
                <w:rStyle w:val="Hyperlink"/>
                <w:bCs/>
                <w:sz w:val="26"/>
                <w:szCs w:val="26"/>
              </w:rPr>
              <w:t>Phạm vi và đối tượng nghiên cứu</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_Toc27552900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w:t>
            </w:r>
            <w:r w:rsidR="00234450" w:rsidRPr="00B57CB6">
              <w:rPr>
                <w:webHidden/>
                <w:sz w:val="26"/>
                <w:szCs w:val="26"/>
              </w:rPr>
              <w:fldChar w:fldCharType="end"/>
            </w:r>
          </w:hyperlink>
        </w:p>
        <w:p w14:paraId="1865AB10" w14:textId="57EAC002" w:rsidR="00234450" w:rsidRPr="00B57CB6" w:rsidRDefault="009108F5">
          <w:pPr>
            <w:pStyle w:val="TOC3"/>
            <w:tabs>
              <w:tab w:val="left" w:pos="1680"/>
            </w:tabs>
            <w:rPr>
              <w:rFonts w:asciiTheme="minorHAnsi" w:eastAsiaTheme="minorEastAsia" w:hAnsiTheme="minorHAnsi" w:cstheme="minorBidi"/>
              <w:sz w:val="26"/>
              <w:szCs w:val="26"/>
            </w:rPr>
          </w:pPr>
          <w:hyperlink w:anchor="_Toc27552901" w:history="1">
            <w:r w:rsidR="00234450" w:rsidRPr="00B57CB6">
              <w:rPr>
                <w:rStyle w:val="Hyperlink"/>
                <w:sz w:val="26"/>
                <w:szCs w:val="26"/>
              </w:rPr>
              <w:t>1.4.1.</w:t>
            </w:r>
            <w:r w:rsidR="00234450" w:rsidRPr="00B57CB6">
              <w:rPr>
                <w:rFonts w:asciiTheme="minorHAnsi" w:eastAsiaTheme="minorEastAsia" w:hAnsiTheme="minorHAnsi" w:cstheme="minorBidi"/>
                <w:sz w:val="26"/>
                <w:szCs w:val="26"/>
              </w:rPr>
              <w:tab/>
            </w:r>
            <w:r w:rsidR="00234450" w:rsidRPr="00B57CB6">
              <w:rPr>
                <w:rStyle w:val="Hyperlink"/>
                <w:sz w:val="26"/>
                <w:szCs w:val="26"/>
              </w:rPr>
              <w:t>Đối tượng nghiên cứu</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_Toc27552901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w:t>
            </w:r>
            <w:r w:rsidR="00234450" w:rsidRPr="00B57CB6">
              <w:rPr>
                <w:webHidden/>
                <w:sz w:val="26"/>
                <w:szCs w:val="26"/>
              </w:rPr>
              <w:fldChar w:fldCharType="end"/>
            </w:r>
          </w:hyperlink>
        </w:p>
        <w:p w14:paraId="0F605690" w14:textId="0061D36C" w:rsidR="00234450" w:rsidRPr="00B57CB6" w:rsidRDefault="009108F5">
          <w:pPr>
            <w:pStyle w:val="TOC3"/>
            <w:tabs>
              <w:tab w:val="left" w:pos="1680"/>
            </w:tabs>
            <w:rPr>
              <w:rFonts w:asciiTheme="minorHAnsi" w:eastAsiaTheme="minorEastAsia" w:hAnsiTheme="minorHAnsi" w:cstheme="minorBidi"/>
              <w:sz w:val="26"/>
              <w:szCs w:val="26"/>
            </w:rPr>
          </w:pPr>
          <w:hyperlink w:anchor="_Toc27552902" w:history="1">
            <w:r w:rsidR="00234450" w:rsidRPr="00B57CB6">
              <w:rPr>
                <w:rStyle w:val="Hyperlink"/>
                <w:sz w:val="26"/>
                <w:szCs w:val="26"/>
              </w:rPr>
              <w:t>1.4.2.</w:t>
            </w:r>
            <w:r w:rsidR="00234450" w:rsidRPr="00B57CB6">
              <w:rPr>
                <w:rFonts w:asciiTheme="minorHAnsi" w:eastAsiaTheme="minorEastAsia" w:hAnsiTheme="minorHAnsi" w:cstheme="minorBidi"/>
                <w:sz w:val="26"/>
                <w:szCs w:val="26"/>
              </w:rPr>
              <w:tab/>
            </w:r>
            <w:r w:rsidR="00234450" w:rsidRPr="00B57CB6">
              <w:rPr>
                <w:rStyle w:val="Hyperlink"/>
                <w:sz w:val="26"/>
                <w:szCs w:val="26"/>
              </w:rPr>
              <w:t>Phạm vi nghiên cứu</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_Toc27552902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w:t>
            </w:r>
            <w:r w:rsidR="00234450" w:rsidRPr="00B57CB6">
              <w:rPr>
                <w:webHidden/>
                <w:sz w:val="26"/>
                <w:szCs w:val="26"/>
              </w:rPr>
              <w:fldChar w:fldCharType="end"/>
            </w:r>
          </w:hyperlink>
        </w:p>
        <w:p w14:paraId="7DE58C4E" w14:textId="67B05469" w:rsidR="00234450" w:rsidRPr="00B57CB6" w:rsidRDefault="009108F5">
          <w:pPr>
            <w:pStyle w:val="TOC2"/>
            <w:rPr>
              <w:rFonts w:asciiTheme="minorHAnsi" w:eastAsiaTheme="minorEastAsia" w:hAnsiTheme="minorHAnsi" w:cstheme="minorBidi"/>
              <w:b w:val="0"/>
              <w:sz w:val="26"/>
              <w:szCs w:val="26"/>
            </w:rPr>
          </w:pPr>
          <w:hyperlink w:anchor="_Toc27552903" w:history="1">
            <w:r w:rsidR="00234450" w:rsidRPr="00B57CB6">
              <w:rPr>
                <w:rStyle w:val="Hyperlink"/>
                <w:bCs/>
                <w:sz w:val="26"/>
                <w:szCs w:val="26"/>
              </w:rPr>
              <w:t>1.5.</w:t>
            </w:r>
            <w:r w:rsidR="00234450" w:rsidRPr="00B57CB6">
              <w:rPr>
                <w:rFonts w:asciiTheme="minorHAnsi" w:eastAsiaTheme="minorEastAsia" w:hAnsiTheme="minorHAnsi" w:cstheme="minorBidi"/>
                <w:b w:val="0"/>
                <w:sz w:val="26"/>
                <w:szCs w:val="26"/>
              </w:rPr>
              <w:tab/>
            </w:r>
            <w:r w:rsidR="00234450" w:rsidRPr="00B57CB6">
              <w:rPr>
                <w:rStyle w:val="Hyperlink"/>
                <w:bCs/>
                <w:sz w:val="26"/>
                <w:szCs w:val="26"/>
              </w:rPr>
              <w:t>Phương pháp nghiên cứu</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_Toc27552903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3</w:t>
            </w:r>
            <w:r w:rsidR="00234450" w:rsidRPr="00B57CB6">
              <w:rPr>
                <w:webHidden/>
                <w:sz w:val="26"/>
                <w:szCs w:val="26"/>
              </w:rPr>
              <w:fldChar w:fldCharType="end"/>
            </w:r>
          </w:hyperlink>
        </w:p>
        <w:p w14:paraId="6A447CCD" w14:textId="5B941FBD" w:rsidR="00234450" w:rsidRPr="00B57CB6" w:rsidRDefault="009108F5">
          <w:pPr>
            <w:pStyle w:val="TOC3"/>
            <w:tabs>
              <w:tab w:val="left" w:pos="1680"/>
            </w:tabs>
            <w:rPr>
              <w:rFonts w:asciiTheme="minorHAnsi" w:eastAsiaTheme="minorEastAsia" w:hAnsiTheme="minorHAnsi" w:cstheme="minorBidi"/>
              <w:sz w:val="26"/>
              <w:szCs w:val="26"/>
            </w:rPr>
          </w:pPr>
          <w:hyperlink w:anchor="_Toc27552904" w:history="1">
            <w:r w:rsidR="00234450" w:rsidRPr="00B57CB6">
              <w:rPr>
                <w:rStyle w:val="Hyperlink"/>
                <w:sz w:val="26"/>
                <w:szCs w:val="26"/>
              </w:rPr>
              <w:t>1.5.1.</w:t>
            </w:r>
            <w:r w:rsidR="00234450" w:rsidRPr="00B57CB6">
              <w:rPr>
                <w:rFonts w:asciiTheme="minorHAnsi" w:eastAsiaTheme="minorEastAsia" w:hAnsiTheme="minorHAnsi" w:cstheme="minorBidi"/>
                <w:sz w:val="26"/>
                <w:szCs w:val="26"/>
              </w:rPr>
              <w:tab/>
            </w:r>
            <w:r w:rsidR="00234450" w:rsidRPr="00B57CB6">
              <w:rPr>
                <w:rStyle w:val="Hyperlink"/>
                <w:sz w:val="26"/>
                <w:szCs w:val="26"/>
              </w:rPr>
              <w:t>Về mặt lý thuyết</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_Toc27552904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3</w:t>
            </w:r>
            <w:r w:rsidR="00234450" w:rsidRPr="00B57CB6">
              <w:rPr>
                <w:webHidden/>
                <w:sz w:val="26"/>
                <w:szCs w:val="26"/>
              </w:rPr>
              <w:fldChar w:fldCharType="end"/>
            </w:r>
          </w:hyperlink>
        </w:p>
        <w:p w14:paraId="6074B709" w14:textId="70EA76BC" w:rsidR="00234450" w:rsidRPr="00B57CB6" w:rsidRDefault="009108F5">
          <w:pPr>
            <w:pStyle w:val="TOC3"/>
            <w:tabs>
              <w:tab w:val="left" w:pos="1680"/>
            </w:tabs>
            <w:rPr>
              <w:rFonts w:asciiTheme="minorHAnsi" w:eastAsiaTheme="minorEastAsia" w:hAnsiTheme="minorHAnsi" w:cstheme="minorBidi"/>
              <w:sz w:val="26"/>
              <w:szCs w:val="26"/>
            </w:rPr>
          </w:pPr>
          <w:hyperlink w:anchor="_Toc27552905" w:history="1">
            <w:r w:rsidR="00234450" w:rsidRPr="00B57CB6">
              <w:rPr>
                <w:rStyle w:val="Hyperlink"/>
                <w:sz w:val="26"/>
                <w:szCs w:val="26"/>
              </w:rPr>
              <w:t>1.5.2.</w:t>
            </w:r>
            <w:r w:rsidR="00234450" w:rsidRPr="00B57CB6">
              <w:rPr>
                <w:rFonts w:asciiTheme="minorHAnsi" w:eastAsiaTheme="minorEastAsia" w:hAnsiTheme="minorHAnsi" w:cstheme="minorBidi"/>
                <w:sz w:val="26"/>
                <w:szCs w:val="26"/>
              </w:rPr>
              <w:tab/>
            </w:r>
            <w:r w:rsidR="00234450" w:rsidRPr="00B57CB6">
              <w:rPr>
                <w:rStyle w:val="Hyperlink"/>
                <w:sz w:val="26"/>
                <w:szCs w:val="26"/>
              </w:rPr>
              <w:t>Về mặt lập trình</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_Toc27552905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3</w:t>
            </w:r>
            <w:r w:rsidR="00234450" w:rsidRPr="00B57CB6">
              <w:rPr>
                <w:webHidden/>
                <w:sz w:val="26"/>
                <w:szCs w:val="26"/>
              </w:rPr>
              <w:fldChar w:fldCharType="end"/>
            </w:r>
          </w:hyperlink>
        </w:p>
        <w:p w14:paraId="789ECA0E" w14:textId="736D6396" w:rsidR="00234450" w:rsidRPr="00B57CB6" w:rsidRDefault="009108F5">
          <w:pPr>
            <w:pStyle w:val="TOC2"/>
            <w:rPr>
              <w:rFonts w:asciiTheme="minorHAnsi" w:eastAsiaTheme="minorEastAsia" w:hAnsiTheme="minorHAnsi" w:cstheme="minorBidi"/>
              <w:b w:val="0"/>
              <w:sz w:val="26"/>
              <w:szCs w:val="26"/>
            </w:rPr>
          </w:pPr>
          <w:hyperlink w:anchor="_Toc27552906" w:history="1">
            <w:r w:rsidR="00234450" w:rsidRPr="00B57CB6">
              <w:rPr>
                <w:rStyle w:val="Hyperlink"/>
                <w:bCs/>
                <w:sz w:val="26"/>
                <w:szCs w:val="26"/>
              </w:rPr>
              <w:t>1.6.</w:t>
            </w:r>
            <w:r w:rsidR="00234450" w:rsidRPr="00B57CB6">
              <w:rPr>
                <w:rFonts w:asciiTheme="minorHAnsi" w:eastAsiaTheme="minorEastAsia" w:hAnsiTheme="minorHAnsi" w:cstheme="minorBidi"/>
                <w:b w:val="0"/>
                <w:sz w:val="26"/>
                <w:szCs w:val="26"/>
              </w:rPr>
              <w:tab/>
            </w:r>
            <w:r w:rsidR="00234450" w:rsidRPr="00B57CB6">
              <w:rPr>
                <w:rStyle w:val="Hyperlink"/>
                <w:bCs/>
                <w:sz w:val="26"/>
                <w:szCs w:val="26"/>
              </w:rPr>
              <w:t>Cấu trúc của đồ án tốt nghiệp</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_Toc27552906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3</w:t>
            </w:r>
            <w:r w:rsidR="00234450" w:rsidRPr="00B57CB6">
              <w:rPr>
                <w:webHidden/>
                <w:sz w:val="26"/>
                <w:szCs w:val="26"/>
              </w:rPr>
              <w:fldChar w:fldCharType="end"/>
            </w:r>
          </w:hyperlink>
        </w:p>
        <w:p w14:paraId="7EBA699A" w14:textId="3D4F40F3" w:rsidR="00234450" w:rsidRPr="00B57CB6" w:rsidRDefault="009108F5">
          <w:pPr>
            <w:pStyle w:val="TOC1"/>
            <w:rPr>
              <w:rFonts w:asciiTheme="minorHAnsi" w:eastAsiaTheme="minorEastAsia" w:hAnsiTheme="minorHAnsi" w:cstheme="minorBidi"/>
              <w:b w:val="0"/>
              <w:sz w:val="26"/>
              <w:szCs w:val="26"/>
            </w:rPr>
          </w:pPr>
          <w:hyperlink w:anchor="_Toc27552907" w:history="1">
            <w:r w:rsidR="00234450" w:rsidRPr="00B57CB6">
              <w:rPr>
                <w:rStyle w:val="Hyperlink"/>
                <w:sz w:val="26"/>
                <w:szCs w:val="26"/>
              </w:rPr>
              <w:t>CHƯƠNG 2: PHÂN TÍCH VÀ THIẾT KẾ HỆ THỐNG</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_Toc27552907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w:t>
            </w:r>
            <w:r w:rsidR="00234450" w:rsidRPr="00B57CB6">
              <w:rPr>
                <w:webHidden/>
                <w:sz w:val="26"/>
                <w:szCs w:val="26"/>
              </w:rPr>
              <w:fldChar w:fldCharType="end"/>
            </w:r>
          </w:hyperlink>
        </w:p>
        <w:p w14:paraId="50723626" w14:textId="2A691CC9" w:rsidR="00234450" w:rsidRPr="00B57CB6" w:rsidRDefault="009108F5">
          <w:pPr>
            <w:pStyle w:val="TOC2"/>
            <w:rPr>
              <w:rFonts w:asciiTheme="minorHAnsi" w:eastAsiaTheme="minorEastAsia" w:hAnsiTheme="minorHAnsi" w:cstheme="minorBidi"/>
              <w:b w:val="0"/>
              <w:sz w:val="26"/>
              <w:szCs w:val="26"/>
            </w:rPr>
          </w:pPr>
          <w:hyperlink w:anchor="_Toc27552908" w:history="1">
            <w:r w:rsidR="00234450" w:rsidRPr="00B57CB6">
              <w:rPr>
                <w:rStyle w:val="Hyperlink"/>
                <w:bCs/>
                <w:sz w:val="26"/>
                <w:szCs w:val="26"/>
              </w:rPr>
              <w:t>2.1. Usecase Diagram</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_Toc27552908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w:t>
            </w:r>
            <w:r w:rsidR="00234450" w:rsidRPr="00B57CB6">
              <w:rPr>
                <w:webHidden/>
                <w:sz w:val="26"/>
                <w:szCs w:val="26"/>
              </w:rPr>
              <w:fldChar w:fldCharType="end"/>
            </w:r>
          </w:hyperlink>
        </w:p>
        <w:p w14:paraId="48943DB9" w14:textId="6AFC6BC2" w:rsidR="00234450" w:rsidRPr="00B57CB6" w:rsidRDefault="009108F5">
          <w:pPr>
            <w:pStyle w:val="TOC3"/>
            <w:rPr>
              <w:rFonts w:asciiTheme="minorHAnsi" w:eastAsiaTheme="minorEastAsia" w:hAnsiTheme="minorHAnsi" w:cstheme="minorBidi"/>
              <w:sz w:val="26"/>
              <w:szCs w:val="26"/>
            </w:rPr>
          </w:pPr>
          <w:hyperlink w:anchor="_Toc27552909" w:history="1">
            <w:r w:rsidR="00234450" w:rsidRPr="00B57CB6">
              <w:rPr>
                <w:rStyle w:val="Hyperlink"/>
                <w:sz w:val="26"/>
                <w:szCs w:val="26"/>
              </w:rPr>
              <w:t>2.1.1. Đặc tả Actor Admin</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_Toc27552909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w:t>
            </w:r>
            <w:r w:rsidR="00234450" w:rsidRPr="00B57CB6">
              <w:rPr>
                <w:webHidden/>
                <w:sz w:val="26"/>
                <w:szCs w:val="26"/>
              </w:rPr>
              <w:fldChar w:fldCharType="end"/>
            </w:r>
          </w:hyperlink>
        </w:p>
        <w:p w14:paraId="7A10CDF3" w14:textId="654B3D80" w:rsidR="00234450" w:rsidRPr="00B57CB6" w:rsidRDefault="009108F5">
          <w:pPr>
            <w:pStyle w:val="TOC3"/>
            <w:rPr>
              <w:rFonts w:asciiTheme="minorHAnsi" w:eastAsiaTheme="minorEastAsia" w:hAnsiTheme="minorHAnsi" w:cstheme="minorBidi"/>
              <w:sz w:val="26"/>
              <w:szCs w:val="26"/>
            </w:rPr>
          </w:pPr>
          <w:hyperlink w:anchor="_Toc27552910" w:history="1">
            <w:r w:rsidR="00234450" w:rsidRPr="00B57CB6">
              <w:rPr>
                <w:rStyle w:val="Hyperlink"/>
                <w:sz w:val="26"/>
                <w:szCs w:val="26"/>
              </w:rPr>
              <w:t>2.1.2. Đặc tả Actor Nhân Viên</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_Toc27552910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6</w:t>
            </w:r>
            <w:r w:rsidR="00234450" w:rsidRPr="00B57CB6">
              <w:rPr>
                <w:webHidden/>
                <w:sz w:val="26"/>
                <w:szCs w:val="26"/>
              </w:rPr>
              <w:fldChar w:fldCharType="end"/>
            </w:r>
          </w:hyperlink>
        </w:p>
        <w:p w14:paraId="71B9EB1F" w14:textId="2FD10A23" w:rsidR="00234450" w:rsidRPr="00B57CB6" w:rsidRDefault="009108F5">
          <w:pPr>
            <w:pStyle w:val="TOC3"/>
            <w:rPr>
              <w:rFonts w:asciiTheme="minorHAnsi" w:eastAsiaTheme="minorEastAsia" w:hAnsiTheme="minorHAnsi" w:cstheme="minorBidi"/>
              <w:sz w:val="26"/>
              <w:szCs w:val="26"/>
            </w:rPr>
          </w:pPr>
          <w:hyperlink w:anchor="_Toc27552911" w:history="1">
            <w:r w:rsidR="00234450" w:rsidRPr="00B57CB6">
              <w:rPr>
                <w:rStyle w:val="Hyperlink"/>
                <w:sz w:val="26"/>
                <w:szCs w:val="26"/>
              </w:rPr>
              <w:t>2.1.3 Biểu đồ Usecase</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_Toc27552911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8</w:t>
            </w:r>
            <w:r w:rsidR="00234450" w:rsidRPr="00B57CB6">
              <w:rPr>
                <w:webHidden/>
                <w:sz w:val="26"/>
                <w:szCs w:val="26"/>
              </w:rPr>
              <w:fldChar w:fldCharType="end"/>
            </w:r>
          </w:hyperlink>
        </w:p>
        <w:p w14:paraId="047DEA3E" w14:textId="1FF08708" w:rsidR="00234450" w:rsidRPr="00B57CB6" w:rsidRDefault="009108F5">
          <w:pPr>
            <w:pStyle w:val="TOC2"/>
            <w:rPr>
              <w:rFonts w:asciiTheme="minorHAnsi" w:eastAsiaTheme="minorEastAsia" w:hAnsiTheme="minorHAnsi" w:cstheme="minorBidi"/>
              <w:b w:val="0"/>
              <w:sz w:val="26"/>
              <w:szCs w:val="26"/>
            </w:rPr>
          </w:pPr>
          <w:hyperlink w:anchor="_Toc27552912" w:history="1">
            <w:r w:rsidR="00234450" w:rsidRPr="00B57CB6">
              <w:rPr>
                <w:rStyle w:val="Hyperlink"/>
                <w:sz w:val="26"/>
                <w:szCs w:val="26"/>
              </w:rPr>
              <w:t>2.2. Đặc tả Usecase:</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_Toc27552912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12</w:t>
            </w:r>
            <w:r w:rsidR="00234450" w:rsidRPr="00B57CB6">
              <w:rPr>
                <w:webHidden/>
                <w:sz w:val="26"/>
                <w:szCs w:val="26"/>
              </w:rPr>
              <w:fldChar w:fldCharType="end"/>
            </w:r>
          </w:hyperlink>
        </w:p>
        <w:p w14:paraId="6D90083D" w14:textId="02C70C43" w:rsidR="00234450" w:rsidRPr="00B57CB6" w:rsidRDefault="009108F5">
          <w:pPr>
            <w:pStyle w:val="TOC3"/>
            <w:rPr>
              <w:rFonts w:asciiTheme="minorHAnsi" w:eastAsiaTheme="minorEastAsia" w:hAnsiTheme="minorHAnsi" w:cstheme="minorBidi"/>
              <w:sz w:val="26"/>
              <w:szCs w:val="26"/>
            </w:rPr>
          </w:pPr>
          <w:hyperlink w:anchor="_Toc27552913" w:history="1">
            <w:r w:rsidR="00234450" w:rsidRPr="00B57CB6">
              <w:rPr>
                <w:rStyle w:val="Hyperlink"/>
                <w:sz w:val="26"/>
                <w:szCs w:val="26"/>
              </w:rPr>
              <w:t>2.2.1. Đặc tả usecase quản lí sản phẩm</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_Toc27552913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12</w:t>
            </w:r>
            <w:r w:rsidR="00234450" w:rsidRPr="00B57CB6">
              <w:rPr>
                <w:webHidden/>
                <w:sz w:val="26"/>
                <w:szCs w:val="26"/>
              </w:rPr>
              <w:fldChar w:fldCharType="end"/>
            </w:r>
          </w:hyperlink>
        </w:p>
        <w:p w14:paraId="49990372" w14:textId="1CF33FEE" w:rsidR="00234450" w:rsidRPr="00B57CB6" w:rsidRDefault="009108F5">
          <w:pPr>
            <w:pStyle w:val="TOC3"/>
            <w:rPr>
              <w:rFonts w:asciiTheme="minorHAnsi" w:eastAsiaTheme="minorEastAsia" w:hAnsiTheme="minorHAnsi" w:cstheme="minorBidi"/>
              <w:sz w:val="26"/>
              <w:szCs w:val="26"/>
            </w:rPr>
          </w:pPr>
          <w:hyperlink w:anchor="_Toc27552914" w:history="1">
            <w:r w:rsidR="00234450" w:rsidRPr="00B57CB6">
              <w:rPr>
                <w:rStyle w:val="Hyperlink"/>
                <w:sz w:val="26"/>
                <w:szCs w:val="26"/>
              </w:rPr>
              <w:t>2.2.2. Đặc tả use case quản lí phân cấp sản phẩm</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_Toc27552914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13</w:t>
            </w:r>
            <w:r w:rsidR="00234450" w:rsidRPr="00B57CB6">
              <w:rPr>
                <w:webHidden/>
                <w:sz w:val="26"/>
                <w:szCs w:val="26"/>
              </w:rPr>
              <w:fldChar w:fldCharType="end"/>
            </w:r>
          </w:hyperlink>
        </w:p>
        <w:p w14:paraId="0E260CDA" w14:textId="3577D82E" w:rsidR="00234450" w:rsidRPr="00B57CB6" w:rsidRDefault="009108F5">
          <w:pPr>
            <w:pStyle w:val="TOC3"/>
            <w:rPr>
              <w:rFonts w:asciiTheme="minorHAnsi" w:eastAsiaTheme="minorEastAsia" w:hAnsiTheme="minorHAnsi" w:cstheme="minorBidi"/>
              <w:sz w:val="26"/>
              <w:szCs w:val="26"/>
            </w:rPr>
          </w:pPr>
          <w:hyperlink w:anchor="_Toc27552915" w:history="1">
            <w:r w:rsidR="00234450" w:rsidRPr="00B57CB6">
              <w:rPr>
                <w:rStyle w:val="Hyperlink"/>
                <w:sz w:val="26"/>
                <w:szCs w:val="26"/>
              </w:rPr>
              <w:t>2.2.3. Đặc tả use case quản lí đơn hàng</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_Toc27552915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14</w:t>
            </w:r>
            <w:r w:rsidR="00234450" w:rsidRPr="00B57CB6">
              <w:rPr>
                <w:webHidden/>
                <w:sz w:val="26"/>
                <w:szCs w:val="26"/>
              </w:rPr>
              <w:fldChar w:fldCharType="end"/>
            </w:r>
          </w:hyperlink>
        </w:p>
        <w:p w14:paraId="64C7B1E7" w14:textId="388E8662" w:rsidR="00234450" w:rsidRPr="00B57CB6" w:rsidRDefault="009108F5">
          <w:pPr>
            <w:pStyle w:val="TOC3"/>
            <w:rPr>
              <w:rFonts w:asciiTheme="minorHAnsi" w:eastAsiaTheme="minorEastAsia" w:hAnsiTheme="minorHAnsi" w:cstheme="minorBidi"/>
              <w:sz w:val="26"/>
              <w:szCs w:val="26"/>
            </w:rPr>
          </w:pPr>
          <w:hyperlink w:anchor="_Toc27552916" w:history="1">
            <w:r w:rsidR="00234450" w:rsidRPr="00B57CB6">
              <w:rPr>
                <w:rStyle w:val="Hyperlink"/>
                <w:sz w:val="26"/>
                <w:szCs w:val="26"/>
              </w:rPr>
              <w:t>2.2.4. Đặc tả use case quản lí chi phí</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_Toc27552916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15</w:t>
            </w:r>
            <w:r w:rsidR="00234450" w:rsidRPr="00B57CB6">
              <w:rPr>
                <w:webHidden/>
                <w:sz w:val="26"/>
                <w:szCs w:val="26"/>
              </w:rPr>
              <w:fldChar w:fldCharType="end"/>
            </w:r>
          </w:hyperlink>
        </w:p>
        <w:p w14:paraId="5C00D949" w14:textId="68513C90" w:rsidR="00234450" w:rsidRPr="00B57CB6" w:rsidRDefault="009108F5">
          <w:pPr>
            <w:pStyle w:val="TOC3"/>
            <w:rPr>
              <w:rFonts w:asciiTheme="minorHAnsi" w:eastAsiaTheme="minorEastAsia" w:hAnsiTheme="minorHAnsi" w:cstheme="minorBidi"/>
              <w:sz w:val="26"/>
              <w:szCs w:val="26"/>
            </w:rPr>
          </w:pPr>
          <w:hyperlink w:anchor="_Toc27552917" w:history="1">
            <w:r w:rsidR="00234450" w:rsidRPr="00B57CB6">
              <w:rPr>
                <w:rStyle w:val="Hyperlink"/>
                <w:sz w:val="26"/>
                <w:szCs w:val="26"/>
              </w:rPr>
              <w:t>2.2.5. Đặc tả use case quản lí khách hàng</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_Toc27552917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17</w:t>
            </w:r>
            <w:r w:rsidR="00234450" w:rsidRPr="00B57CB6">
              <w:rPr>
                <w:webHidden/>
                <w:sz w:val="26"/>
                <w:szCs w:val="26"/>
              </w:rPr>
              <w:fldChar w:fldCharType="end"/>
            </w:r>
          </w:hyperlink>
        </w:p>
        <w:p w14:paraId="279CB4B7" w14:textId="0943E37A" w:rsidR="00234450" w:rsidRPr="00B57CB6" w:rsidRDefault="009108F5">
          <w:pPr>
            <w:pStyle w:val="TOC3"/>
            <w:rPr>
              <w:rFonts w:asciiTheme="minorHAnsi" w:eastAsiaTheme="minorEastAsia" w:hAnsiTheme="minorHAnsi" w:cstheme="minorBidi"/>
              <w:sz w:val="26"/>
              <w:szCs w:val="26"/>
            </w:rPr>
          </w:pPr>
          <w:hyperlink w:anchor="_Toc27552918" w:history="1">
            <w:r w:rsidR="00234450" w:rsidRPr="00B57CB6">
              <w:rPr>
                <w:rStyle w:val="Hyperlink"/>
                <w:sz w:val="26"/>
                <w:szCs w:val="26"/>
              </w:rPr>
              <w:t>2.2.6. Đặc tả use case quản lí thống kê bán hàng</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_Toc27552918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17</w:t>
            </w:r>
            <w:r w:rsidR="00234450" w:rsidRPr="00B57CB6">
              <w:rPr>
                <w:webHidden/>
                <w:sz w:val="26"/>
                <w:szCs w:val="26"/>
              </w:rPr>
              <w:fldChar w:fldCharType="end"/>
            </w:r>
          </w:hyperlink>
        </w:p>
        <w:p w14:paraId="41CD993C" w14:textId="2635306D" w:rsidR="00234450" w:rsidRPr="00B57CB6" w:rsidRDefault="009108F5">
          <w:pPr>
            <w:pStyle w:val="TOC3"/>
            <w:rPr>
              <w:rFonts w:asciiTheme="minorHAnsi" w:eastAsiaTheme="minorEastAsia" w:hAnsiTheme="minorHAnsi" w:cstheme="minorBidi"/>
              <w:sz w:val="26"/>
              <w:szCs w:val="26"/>
            </w:rPr>
          </w:pPr>
          <w:hyperlink w:anchor="_Toc27552919" w:history="1">
            <w:r w:rsidR="00234450" w:rsidRPr="00B57CB6">
              <w:rPr>
                <w:rStyle w:val="Hyperlink"/>
                <w:sz w:val="26"/>
                <w:szCs w:val="26"/>
              </w:rPr>
              <w:t>2.2.7. Đặc tả use case quản lí nhân sự</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_Toc27552919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18</w:t>
            </w:r>
            <w:r w:rsidR="00234450" w:rsidRPr="00B57CB6">
              <w:rPr>
                <w:webHidden/>
                <w:sz w:val="26"/>
                <w:szCs w:val="26"/>
              </w:rPr>
              <w:fldChar w:fldCharType="end"/>
            </w:r>
          </w:hyperlink>
        </w:p>
        <w:p w14:paraId="077C7AF3" w14:textId="3EB93AE0" w:rsidR="00234450" w:rsidRPr="00B57CB6" w:rsidRDefault="009108F5">
          <w:pPr>
            <w:pStyle w:val="TOC3"/>
            <w:rPr>
              <w:rFonts w:asciiTheme="minorHAnsi" w:eastAsiaTheme="minorEastAsia" w:hAnsiTheme="minorHAnsi" w:cstheme="minorBidi"/>
              <w:sz w:val="26"/>
              <w:szCs w:val="26"/>
            </w:rPr>
          </w:pPr>
          <w:hyperlink w:anchor="_Toc27552920" w:history="1">
            <w:r w:rsidR="00234450" w:rsidRPr="00B57CB6">
              <w:rPr>
                <w:rStyle w:val="Hyperlink"/>
                <w:sz w:val="26"/>
                <w:szCs w:val="26"/>
              </w:rPr>
              <w:t>2.2.8. Đặc tả use case quản lí cấu hình gian hàng</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_Toc27552920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19</w:t>
            </w:r>
            <w:r w:rsidR="00234450" w:rsidRPr="00B57CB6">
              <w:rPr>
                <w:webHidden/>
                <w:sz w:val="26"/>
                <w:szCs w:val="26"/>
              </w:rPr>
              <w:fldChar w:fldCharType="end"/>
            </w:r>
          </w:hyperlink>
        </w:p>
        <w:p w14:paraId="4D85822F" w14:textId="47C3D2A1" w:rsidR="00234450" w:rsidRPr="00B57CB6" w:rsidRDefault="009108F5">
          <w:pPr>
            <w:pStyle w:val="TOC2"/>
            <w:rPr>
              <w:rFonts w:asciiTheme="minorHAnsi" w:eastAsiaTheme="minorEastAsia" w:hAnsiTheme="minorHAnsi" w:cstheme="minorBidi"/>
              <w:b w:val="0"/>
              <w:sz w:val="26"/>
              <w:szCs w:val="26"/>
            </w:rPr>
          </w:pPr>
          <w:hyperlink w:anchor="_Toc27552921" w:history="1">
            <w:r w:rsidR="00234450" w:rsidRPr="00B57CB6">
              <w:rPr>
                <w:rStyle w:val="Hyperlink"/>
                <w:sz w:val="26"/>
                <w:szCs w:val="26"/>
              </w:rPr>
              <w:t>2.3.  Sequence Diagram</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_Toc27552921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21</w:t>
            </w:r>
            <w:r w:rsidR="00234450" w:rsidRPr="00B57CB6">
              <w:rPr>
                <w:webHidden/>
                <w:sz w:val="26"/>
                <w:szCs w:val="26"/>
              </w:rPr>
              <w:fldChar w:fldCharType="end"/>
            </w:r>
          </w:hyperlink>
        </w:p>
        <w:p w14:paraId="15E030F9" w14:textId="031D2BE6" w:rsidR="00234450" w:rsidRPr="00B57CB6" w:rsidRDefault="009108F5">
          <w:pPr>
            <w:pStyle w:val="TOC3"/>
            <w:rPr>
              <w:rFonts w:asciiTheme="minorHAnsi" w:eastAsiaTheme="minorEastAsia" w:hAnsiTheme="minorHAnsi" w:cstheme="minorBidi"/>
              <w:sz w:val="26"/>
              <w:szCs w:val="26"/>
            </w:rPr>
          </w:pPr>
          <w:hyperlink w:anchor="_Toc27552922" w:history="1">
            <w:r w:rsidR="00234450" w:rsidRPr="00B57CB6">
              <w:rPr>
                <w:rStyle w:val="Hyperlink"/>
                <w:sz w:val="26"/>
                <w:szCs w:val="26"/>
              </w:rPr>
              <w:t>2.3.1 Biểu đồ tuần tự chức năng đăng ký</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_Toc27552922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21</w:t>
            </w:r>
            <w:r w:rsidR="00234450" w:rsidRPr="00B57CB6">
              <w:rPr>
                <w:webHidden/>
                <w:sz w:val="26"/>
                <w:szCs w:val="26"/>
              </w:rPr>
              <w:fldChar w:fldCharType="end"/>
            </w:r>
          </w:hyperlink>
        </w:p>
        <w:p w14:paraId="54C38983" w14:textId="308B9C4C" w:rsidR="00234450" w:rsidRPr="00B57CB6" w:rsidRDefault="009108F5">
          <w:pPr>
            <w:pStyle w:val="TOC3"/>
            <w:rPr>
              <w:rFonts w:asciiTheme="minorHAnsi" w:eastAsiaTheme="minorEastAsia" w:hAnsiTheme="minorHAnsi" w:cstheme="minorBidi"/>
              <w:sz w:val="26"/>
              <w:szCs w:val="26"/>
            </w:rPr>
          </w:pPr>
          <w:hyperlink w:anchor="_Toc27552923" w:history="1">
            <w:r w:rsidR="00234450" w:rsidRPr="00B57CB6">
              <w:rPr>
                <w:rStyle w:val="Hyperlink"/>
                <w:sz w:val="26"/>
                <w:szCs w:val="26"/>
              </w:rPr>
              <w:t>2.3.2 Biểu đồ tuần tự chức năng đăng nhập</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_Toc27552923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22</w:t>
            </w:r>
            <w:r w:rsidR="00234450" w:rsidRPr="00B57CB6">
              <w:rPr>
                <w:webHidden/>
                <w:sz w:val="26"/>
                <w:szCs w:val="26"/>
              </w:rPr>
              <w:fldChar w:fldCharType="end"/>
            </w:r>
          </w:hyperlink>
        </w:p>
        <w:p w14:paraId="6C7F443F" w14:textId="2A09B78B" w:rsidR="00234450" w:rsidRPr="00B57CB6" w:rsidRDefault="009108F5">
          <w:pPr>
            <w:pStyle w:val="TOC3"/>
            <w:rPr>
              <w:rFonts w:asciiTheme="minorHAnsi" w:eastAsiaTheme="minorEastAsia" w:hAnsiTheme="minorHAnsi" w:cstheme="minorBidi"/>
              <w:sz w:val="26"/>
              <w:szCs w:val="26"/>
            </w:rPr>
          </w:pPr>
          <w:hyperlink w:anchor="_Toc27552924" w:history="1">
            <w:r w:rsidR="00234450" w:rsidRPr="00B57CB6">
              <w:rPr>
                <w:rStyle w:val="Hyperlink"/>
                <w:sz w:val="26"/>
                <w:szCs w:val="26"/>
              </w:rPr>
              <w:t>2.3.3 Biểu đồ tuần tự chức năng tạo đơn hàng mới</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_Toc27552924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22</w:t>
            </w:r>
            <w:r w:rsidR="00234450" w:rsidRPr="00B57CB6">
              <w:rPr>
                <w:webHidden/>
                <w:sz w:val="26"/>
                <w:szCs w:val="26"/>
              </w:rPr>
              <w:fldChar w:fldCharType="end"/>
            </w:r>
          </w:hyperlink>
        </w:p>
        <w:p w14:paraId="696A2709" w14:textId="4CA5EF77" w:rsidR="00234450" w:rsidRPr="00B57CB6" w:rsidRDefault="009108F5">
          <w:pPr>
            <w:pStyle w:val="TOC3"/>
            <w:rPr>
              <w:rFonts w:asciiTheme="minorHAnsi" w:eastAsiaTheme="minorEastAsia" w:hAnsiTheme="minorHAnsi" w:cstheme="minorBidi"/>
              <w:sz w:val="26"/>
              <w:szCs w:val="26"/>
            </w:rPr>
          </w:pPr>
          <w:hyperlink w:anchor="_Toc27552925" w:history="1">
            <w:r w:rsidR="00234450" w:rsidRPr="00B57CB6">
              <w:rPr>
                <w:rStyle w:val="Hyperlink"/>
                <w:sz w:val="26"/>
                <w:szCs w:val="26"/>
              </w:rPr>
              <w:t>2.3.4 Biểu đồ tuần tự chức năng tạo sản phẩm mới</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_Toc27552925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23</w:t>
            </w:r>
            <w:r w:rsidR="00234450" w:rsidRPr="00B57CB6">
              <w:rPr>
                <w:webHidden/>
                <w:sz w:val="26"/>
                <w:szCs w:val="26"/>
              </w:rPr>
              <w:fldChar w:fldCharType="end"/>
            </w:r>
          </w:hyperlink>
        </w:p>
        <w:p w14:paraId="286871BE" w14:textId="353C1747" w:rsidR="00234450" w:rsidRPr="00B57CB6" w:rsidRDefault="009108F5">
          <w:pPr>
            <w:pStyle w:val="TOC2"/>
            <w:rPr>
              <w:rFonts w:asciiTheme="minorHAnsi" w:eastAsiaTheme="minorEastAsia" w:hAnsiTheme="minorHAnsi" w:cstheme="minorBidi"/>
              <w:b w:val="0"/>
              <w:sz w:val="26"/>
              <w:szCs w:val="26"/>
            </w:rPr>
          </w:pPr>
          <w:hyperlink w:anchor="_Toc27552926" w:history="1">
            <w:r w:rsidR="00234450" w:rsidRPr="00B57CB6">
              <w:rPr>
                <w:rStyle w:val="Hyperlink"/>
                <w:bCs/>
                <w:sz w:val="26"/>
                <w:szCs w:val="26"/>
              </w:rPr>
              <w:t>2.4. Class Diagram</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_Toc27552926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23</w:t>
            </w:r>
            <w:r w:rsidR="00234450" w:rsidRPr="00B57CB6">
              <w:rPr>
                <w:webHidden/>
                <w:sz w:val="26"/>
                <w:szCs w:val="26"/>
              </w:rPr>
              <w:fldChar w:fldCharType="end"/>
            </w:r>
          </w:hyperlink>
        </w:p>
        <w:p w14:paraId="49E047F6" w14:textId="6FE1BE29" w:rsidR="00234450" w:rsidRPr="00B57CB6" w:rsidRDefault="009108F5">
          <w:pPr>
            <w:pStyle w:val="TOC3"/>
            <w:rPr>
              <w:rFonts w:asciiTheme="minorHAnsi" w:eastAsiaTheme="minorEastAsia" w:hAnsiTheme="minorHAnsi" w:cstheme="minorBidi"/>
              <w:sz w:val="26"/>
              <w:szCs w:val="26"/>
            </w:rPr>
          </w:pPr>
          <w:hyperlink w:anchor="_Toc27552927" w:history="1">
            <w:r w:rsidR="00234450" w:rsidRPr="00B57CB6">
              <w:rPr>
                <w:rStyle w:val="Hyperlink"/>
                <w:sz w:val="26"/>
                <w:szCs w:val="26"/>
              </w:rPr>
              <w:t>2.4.1. Cơ sở dữ liệu</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_Toc27552927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23</w:t>
            </w:r>
            <w:r w:rsidR="00234450" w:rsidRPr="00B57CB6">
              <w:rPr>
                <w:webHidden/>
                <w:sz w:val="26"/>
                <w:szCs w:val="26"/>
              </w:rPr>
              <w:fldChar w:fldCharType="end"/>
            </w:r>
          </w:hyperlink>
        </w:p>
        <w:p w14:paraId="3C357C36" w14:textId="3C3A6D2F" w:rsidR="00234450" w:rsidRPr="00B57CB6" w:rsidRDefault="009108F5">
          <w:pPr>
            <w:pStyle w:val="TOC3"/>
            <w:rPr>
              <w:rFonts w:asciiTheme="minorHAnsi" w:eastAsiaTheme="minorEastAsia" w:hAnsiTheme="minorHAnsi" w:cstheme="minorBidi"/>
              <w:sz w:val="26"/>
              <w:szCs w:val="26"/>
            </w:rPr>
          </w:pPr>
          <w:hyperlink w:anchor="_Toc27552928" w:history="1">
            <w:r w:rsidR="00234450" w:rsidRPr="00B57CB6">
              <w:rPr>
                <w:rStyle w:val="Hyperlink"/>
                <w:sz w:val="26"/>
                <w:szCs w:val="26"/>
              </w:rPr>
              <w:t>2.4.2. Mô tả cơ sở dữ liệu</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_Toc27552928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24</w:t>
            </w:r>
            <w:r w:rsidR="00234450" w:rsidRPr="00B57CB6">
              <w:rPr>
                <w:webHidden/>
                <w:sz w:val="26"/>
                <w:szCs w:val="26"/>
              </w:rPr>
              <w:fldChar w:fldCharType="end"/>
            </w:r>
          </w:hyperlink>
        </w:p>
        <w:p w14:paraId="6AEB0745" w14:textId="2371E6C2" w:rsidR="00234450" w:rsidRPr="00B57CB6" w:rsidRDefault="009108F5">
          <w:pPr>
            <w:pStyle w:val="TOC3"/>
            <w:rPr>
              <w:rFonts w:asciiTheme="minorHAnsi" w:eastAsiaTheme="minorEastAsia" w:hAnsiTheme="minorHAnsi" w:cstheme="minorBidi"/>
              <w:sz w:val="26"/>
              <w:szCs w:val="26"/>
            </w:rPr>
          </w:pPr>
          <w:hyperlink w:anchor="_Toc27552929" w:history="1">
            <w:r w:rsidR="00234450" w:rsidRPr="00B57CB6">
              <w:rPr>
                <w:rStyle w:val="Hyperlink"/>
                <w:sz w:val="26"/>
                <w:szCs w:val="26"/>
              </w:rPr>
              <w:t>2.4.3. Mô tả các mối quan hệ</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_Toc27552929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27</w:t>
            </w:r>
            <w:r w:rsidR="00234450" w:rsidRPr="00B57CB6">
              <w:rPr>
                <w:webHidden/>
                <w:sz w:val="26"/>
                <w:szCs w:val="26"/>
              </w:rPr>
              <w:fldChar w:fldCharType="end"/>
            </w:r>
          </w:hyperlink>
        </w:p>
        <w:p w14:paraId="5582D23C" w14:textId="660F6BD5" w:rsidR="00234450" w:rsidRPr="00B57CB6" w:rsidRDefault="009108F5">
          <w:pPr>
            <w:pStyle w:val="TOC3"/>
            <w:rPr>
              <w:rFonts w:asciiTheme="minorHAnsi" w:eastAsiaTheme="minorEastAsia" w:hAnsiTheme="minorHAnsi" w:cstheme="minorBidi"/>
              <w:sz w:val="26"/>
              <w:szCs w:val="26"/>
            </w:rPr>
          </w:pPr>
          <w:hyperlink w:anchor="_Toc27552930" w:history="1">
            <w:r w:rsidR="00234450" w:rsidRPr="00B57CB6">
              <w:rPr>
                <w:rStyle w:val="Hyperlink"/>
                <w:sz w:val="26"/>
                <w:szCs w:val="26"/>
              </w:rPr>
              <w:t>2.4.5.  Mô tả chi tiết các bảng</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_Toc27552930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28</w:t>
            </w:r>
            <w:r w:rsidR="00234450" w:rsidRPr="00B57CB6">
              <w:rPr>
                <w:webHidden/>
                <w:sz w:val="26"/>
                <w:szCs w:val="26"/>
              </w:rPr>
              <w:fldChar w:fldCharType="end"/>
            </w:r>
          </w:hyperlink>
        </w:p>
        <w:p w14:paraId="16C81E7E" w14:textId="6036401E" w:rsidR="00234450" w:rsidRPr="00B57CB6" w:rsidRDefault="009108F5">
          <w:pPr>
            <w:pStyle w:val="TOC3"/>
            <w:rPr>
              <w:rFonts w:asciiTheme="minorHAnsi" w:eastAsiaTheme="minorEastAsia" w:hAnsiTheme="minorHAnsi" w:cstheme="minorBidi"/>
              <w:sz w:val="26"/>
              <w:szCs w:val="26"/>
            </w:rPr>
          </w:pPr>
          <w:hyperlink w:anchor="_Toc27552931" w:history="1">
            <w:r w:rsidR="00234450" w:rsidRPr="00B57CB6">
              <w:rPr>
                <w:rStyle w:val="Hyperlink"/>
                <w:sz w:val="26"/>
                <w:szCs w:val="26"/>
              </w:rPr>
              <w:t>2.4.4. Sơ đồ quan hệ dữ liệu giữa các bảng</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_Toc27552931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40</w:t>
            </w:r>
            <w:r w:rsidR="00234450" w:rsidRPr="00B57CB6">
              <w:rPr>
                <w:webHidden/>
                <w:sz w:val="26"/>
                <w:szCs w:val="26"/>
              </w:rPr>
              <w:fldChar w:fldCharType="end"/>
            </w:r>
          </w:hyperlink>
        </w:p>
        <w:p w14:paraId="16468152" w14:textId="4D4E399B" w:rsidR="00234450" w:rsidRPr="00B57CB6" w:rsidRDefault="009108F5">
          <w:pPr>
            <w:pStyle w:val="TOC1"/>
            <w:rPr>
              <w:rFonts w:asciiTheme="minorHAnsi" w:eastAsiaTheme="minorEastAsia" w:hAnsiTheme="minorHAnsi" w:cstheme="minorBidi"/>
              <w:b w:val="0"/>
              <w:sz w:val="26"/>
              <w:szCs w:val="26"/>
            </w:rPr>
          </w:pPr>
          <w:hyperlink w:anchor="_Toc27552932" w:history="1">
            <w:r w:rsidR="00234450" w:rsidRPr="00B57CB6">
              <w:rPr>
                <w:rStyle w:val="Hyperlink"/>
                <w:sz w:val="26"/>
                <w:szCs w:val="26"/>
              </w:rPr>
              <w:t>Chương 3: TRIỂN KHAI VÀ THỰC THI CHƯƠNG TRÌNH</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_Toc27552932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42</w:t>
            </w:r>
            <w:r w:rsidR="00234450" w:rsidRPr="00B57CB6">
              <w:rPr>
                <w:webHidden/>
                <w:sz w:val="26"/>
                <w:szCs w:val="26"/>
              </w:rPr>
              <w:fldChar w:fldCharType="end"/>
            </w:r>
          </w:hyperlink>
        </w:p>
        <w:p w14:paraId="29DBED73" w14:textId="19576F42" w:rsidR="00234450" w:rsidRPr="00B57CB6" w:rsidRDefault="00234450">
          <w:pPr>
            <w:pStyle w:val="TOC2"/>
            <w:rPr>
              <w:rFonts w:asciiTheme="minorHAnsi" w:eastAsiaTheme="minorEastAsia" w:hAnsiTheme="minorHAnsi" w:cstheme="minorBidi"/>
              <w:b w:val="0"/>
              <w:bCs/>
              <w:sz w:val="26"/>
              <w:szCs w:val="26"/>
            </w:rPr>
          </w:pPr>
          <w:hyperlink w:anchor="_Toc27552933" w:history="1">
            <w:r w:rsidRPr="00B57CB6">
              <w:rPr>
                <w:rStyle w:val="Hyperlink"/>
                <w:b w:val="0"/>
                <w:bCs/>
                <w:sz w:val="26"/>
                <w:szCs w:val="26"/>
              </w:rPr>
              <w:t>3.1.</w:t>
            </w:r>
            <w:r w:rsidRPr="00B57CB6">
              <w:rPr>
                <w:rFonts w:asciiTheme="minorHAnsi" w:eastAsiaTheme="minorEastAsia" w:hAnsiTheme="minorHAnsi" w:cstheme="minorBidi"/>
                <w:b w:val="0"/>
                <w:bCs/>
                <w:sz w:val="26"/>
                <w:szCs w:val="26"/>
              </w:rPr>
              <w:tab/>
            </w:r>
            <w:r w:rsidRPr="00B57CB6">
              <w:rPr>
                <w:rStyle w:val="Hyperlink"/>
                <w:b w:val="0"/>
                <w:bCs/>
                <w:sz w:val="26"/>
                <w:szCs w:val="26"/>
              </w:rPr>
              <w:t>Trang chủ</w:t>
            </w:r>
            <w:r w:rsidRPr="00B57CB6">
              <w:rPr>
                <w:b w:val="0"/>
                <w:bCs/>
                <w:webHidden/>
                <w:sz w:val="26"/>
                <w:szCs w:val="26"/>
              </w:rPr>
              <w:tab/>
            </w:r>
            <w:r w:rsidRPr="00B57CB6">
              <w:rPr>
                <w:b w:val="0"/>
                <w:bCs/>
                <w:webHidden/>
                <w:sz w:val="26"/>
                <w:szCs w:val="26"/>
              </w:rPr>
              <w:fldChar w:fldCharType="begin"/>
            </w:r>
            <w:r w:rsidRPr="00B57CB6">
              <w:rPr>
                <w:b w:val="0"/>
                <w:bCs/>
                <w:webHidden/>
                <w:sz w:val="26"/>
                <w:szCs w:val="26"/>
              </w:rPr>
              <w:instrText xml:space="preserve"> PAGEREF _Toc27552933 \h </w:instrText>
            </w:r>
            <w:r w:rsidRPr="00B57CB6">
              <w:rPr>
                <w:b w:val="0"/>
                <w:bCs/>
                <w:webHidden/>
                <w:sz w:val="26"/>
                <w:szCs w:val="26"/>
              </w:rPr>
            </w:r>
            <w:r w:rsidRPr="00B57CB6">
              <w:rPr>
                <w:b w:val="0"/>
                <w:bCs/>
                <w:webHidden/>
                <w:sz w:val="26"/>
                <w:szCs w:val="26"/>
              </w:rPr>
              <w:fldChar w:fldCharType="separate"/>
            </w:r>
            <w:r w:rsidRPr="00B57CB6">
              <w:rPr>
                <w:b w:val="0"/>
                <w:bCs/>
                <w:webHidden/>
                <w:sz w:val="26"/>
                <w:szCs w:val="26"/>
              </w:rPr>
              <w:t>42</w:t>
            </w:r>
            <w:r w:rsidRPr="00B57CB6">
              <w:rPr>
                <w:b w:val="0"/>
                <w:bCs/>
                <w:webHidden/>
                <w:sz w:val="26"/>
                <w:szCs w:val="26"/>
              </w:rPr>
              <w:fldChar w:fldCharType="end"/>
            </w:r>
          </w:hyperlink>
        </w:p>
        <w:p w14:paraId="75311344" w14:textId="31E6175D" w:rsidR="00234450" w:rsidRPr="00B57CB6" w:rsidRDefault="009108F5">
          <w:pPr>
            <w:pStyle w:val="TOC2"/>
            <w:rPr>
              <w:rFonts w:asciiTheme="minorHAnsi" w:eastAsiaTheme="minorEastAsia" w:hAnsiTheme="minorHAnsi" w:cstheme="minorBidi"/>
              <w:b w:val="0"/>
              <w:bCs/>
              <w:sz w:val="26"/>
              <w:szCs w:val="26"/>
            </w:rPr>
          </w:pPr>
          <w:hyperlink w:anchor="_Toc27552934" w:history="1">
            <w:r w:rsidR="00234450" w:rsidRPr="00B57CB6">
              <w:rPr>
                <w:rStyle w:val="Hyperlink"/>
                <w:b w:val="0"/>
                <w:bCs/>
                <w:sz w:val="26"/>
                <w:szCs w:val="26"/>
              </w:rPr>
              <w:t>3.2.</w:t>
            </w:r>
            <w:r w:rsidR="00234450" w:rsidRPr="00B57CB6">
              <w:rPr>
                <w:rFonts w:asciiTheme="minorHAnsi" w:eastAsiaTheme="minorEastAsia" w:hAnsiTheme="minorHAnsi" w:cstheme="minorBidi"/>
                <w:b w:val="0"/>
                <w:bCs/>
                <w:sz w:val="26"/>
                <w:szCs w:val="26"/>
              </w:rPr>
              <w:tab/>
            </w:r>
            <w:r w:rsidR="00234450" w:rsidRPr="00B57CB6">
              <w:rPr>
                <w:rStyle w:val="Hyperlink"/>
                <w:b w:val="0"/>
                <w:bCs/>
                <w:sz w:val="26"/>
                <w:szCs w:val="26"/>
              </w:rPr>
              <w:t>Trang quản lí đơn hàng</w:t>
            </w:r>
            <w:r w:rsidR="00234450" w:rsidRPr="00B57CB6">
              <w:rPr>
                <w:b w:val="0"/>
                <w:bCs/>
                <w:webHidden/>
                <w:sz w:val="26"/>
                <w:szCs w:val="26"/>
              </w:rPr>
              <w:tab/>
            </w:r>
            <w:r w:rsidR="00234450" w:rsidRPr="00B57CB6">
              <w:rPr>
                <w:b w:val="0"/>
                <w:bCs/>
                <w:webHidden/>
                <w:sz w:val="26"/>
                <w:szCs w:val="26"/>
              </w:rPr>
              <w:fldChar w:fldCharType="begin"/>
            </w:r>
            <w:r w:rsidR="00234450" w:rsidRPr="00B57CB6">
              <w:rPr>
                <w:b w:val="0"/>
                <w:bCs/>
                <w:webHidden/>
                <w:sz w:val="26"/>
                <w:szCs w:val="26"/>
              </w:rPr>
              <w:instrText xml:space="preserve"> PAGEREF _Toc27552934 \h </w:instrText>
            </w:r>
            <w:r w:rsidR="00234450" w:rsidRPr="00B57CB6">
              <w:rPr>
                <w:b w:val="0"/>
                <w:bCs/>
                <w:webHidden/>
                <w:sz w:val="26"/>
                <w:szCs w:val="26"/>
              </w:rPr>
            </w:r>
            <w:r w:rsidR="00234450" w:rsidRPr="00B57CB6">
              <w:rPr>
                <w:b w:val="0"/>
                <w:bCs/>
                <w:webHidden/>
                <w:sz w:val="26"/>
                <w:szCs w:val="26"/>
              </w:rPr>
              <w:fldChar w:fldCharType="separate"/>
            </w:r>
            <w:r w:rsidR="00234450" w:rsidRPr="00B57CB6">
              <w:rPr>
                <w:b w:val="0"/>
                <w:bCs/>
                <w:webHidden/>
                <w:sz w:val="26"/>
                <w:szCs w:val="26"/>
              </w:rPr>
              <w:t>42</w:t>
            </w:r>
            <w:r w:rsidR="00234450" w:rsidRPr="00B57CB6">
              <w:rPr>
                <w:b w:val="0"/>
                <w:bCs/>
                <w:webHidden/>
                <w:sz w:val="26"/>
                <w:szCs w:val="26"/>
              </w:rPr>
              <w:fldChar w:fldCharType="end"/>
            </w:r>
          </w:hyperlink>
        </w:p>
        <w:p w14:paraId="76BD0445" w14:textId="4824B4FD" w:rsidR="00234450" w:rsidRPr="00B57CB6" w:rsidRDefault="009108F5">
          <w:pPr>
            <w:pStyle w:val="TOC2"/>
            <w:rPr>
              <w:rFonts w:asciiTheme="minorHAnsi" w:eastAsiaTheme="minorEastAsia" w:hAnsiTheme="minorHAnsi" w:cstheme="minorBidi"/>
              <w:b w:val="0"/>
              <w:bCs/>
              <w:sz w:val="26"/>
              <w:szCs w:val="26"/>
            </w:rPr>
          </w:pPr>
          <w:hyperlink w:anchor="_Toc27552935" w:history="1">
            <w:r w:rsidR="00234450" w:rsidRPr="00B57CB6">
              <w:rPr>
                <w:rStyle w:val="Hyperlink"/>
                <w:b w:val="0"/>
                <w:bCs/>
                <w:sz w:val="26"/>
                <w:szCs w:val="26"/>
              </w:rPr>
              <w:t>3.3.</w:t>
            </w:r>
            <w:r w:rsidR="00234450" w:rsidRPr="00B57CB6">
              <w:rPr>
                <w:rFonts w:asciiTheme="minorHAnsi" w:eastAsiaTheme="minorEastAsia" w:hAnsiTheme="minorHAnsi" w:cstheme="minorBidi"/>
                <w:b w:val="0"/>
                <w:bCs/>
                <w:sz w:val="26"/>
                <w:szCs w:val="26"/>
              </w:rPr>
              <w:tab/>
            </w:r>
            <w:r w:rsidR="00234450" w:rsidRPr="00B57CB6">
              <w:rPr>
                <w:rStyle w:val="Hyperlink"/>
                <w:b w:val="0"/>
                <w:bCs/>
                <w:sz w:val="26"/>
                <w:szCs w:val="26"/>
              </w:rPr>
              <w:t>Trang tạo đơn hàng ngoài</w:t>
            </w:r>
            <w:r w:rsidR="00234450" w:rsidRPr="00B57CB6">
              <w:rPr>
                <w:b w:val="0"/>
                <w:bCs/>
                <w:webHidden/>
                <w:sz w:val="26"/>
                <w:szCs w:val="26"/>
              </w:rPr>
              <w:tab/>
            </w:r>
            <w:r w:rsidR="00234450" w:rsidRPr="00B57CB6">
              <w:rPr>
                <w:b w:val="0"/>
                <w:bCs/>
                <w:webHidden/>
                <w:sz w:val="26"/>
                <w:szCs w:val="26"/>
              </w:rPr>
              <w:fldChar w:fldCharType="begin"/>
            </w:r>
            <w:r w:rsidR="00234450" w:rsidRPr="00B57CB6">
              <w:rPr>
                <w:b w:val="0"/>
                <w:bCs/>
                <w:webHidden/>
                <w:sz w:val="26"/>
                <w:szCs w:val="26"/>
              </w:rPr>
              <w:instrText xml:space="preserve"> PAGEREF _Toc27552935 \h </w:instrText>
            </w:r>
            <w:r w:rsidR="00234450" w:rsidRPr="00B57CB6">
              <w:rPr>
                <w:b w:val="0"/>
                <w:bCs/>
                <w:webHidden/>
                <w:sz w:val="26"/>
                <w:szCs w:val="26"/>
              </w:rPr>
            </w:r>
            <w:r w:rsidR="00234450" w:rsidRPr="00B57CB6">
              <w:rPr>
                <w:b w:val="0"/>
                <w:bCs/>
                <w:webHidden/>
                <w:sz w:val="26"/>
                <w:szCs w:val="26"/>
              </w:rPr>
              <w:fldChar w:fldCharType="separate"/>
            </w:r>
            <w:r w:rsidR="00234450" w:rsidRPr="00B57CB6">
              <w:rPr>
                <w:b w:val="0"/>
                <w:bCs/>
                <w:webHidden/>
                <w:sz w:val="26"/>
                <w:szCs w:val="26"/>
              </w:rPr>
              <w:t>43</w:t>
            </w:r>
            <w:r w:rsidR="00234450" w:rsidRPr="00B57CB6">
              <w:rPr>
                <w:b w:val="0"/>
                <w:bCs/>
                <w:webHidden/>
                <w:sz w:val="26"/>
                <w:szCs w:val="26"/>
              </w:rPr>
              <w:fldChar w:fldCharType="end"/>
            </w:r>
          </w:hyperlink>
        </w:p>
        <w:p w14:paraId="4C59D2E9" w14:textId="3D657C97" w:rsidR="00234450" w:rsidRPr="00B57CB6" w:rsidRDefault="009108F5">
          <w:pPr>
            <w:pStyle w:val="TOC2"/>
            <w:rPr>
              <w:rFonts w:asciiTheme="minorHAnsi" w:eastAsiaTheme="minorEastAsia" w:hAnsiTheme="minorHAnsi" w:cstheme="minorBidi"/>
              <w:b w:val="0"/>
              <w:bCs/>
              <w:sz w:val="26"/>
              <w:szCs w:val="26"/>
            </w:rPr>
          </w:pPr>
          <w:hyperlink w:anchor="_Toc27552936" w:history="1">
            <w:r w:rsidR="00234450" w:rsidRPr="00B57CB6">
              <w:rPr>
                <w:rStyle w:val="Hyperlink"/>
                <w:b w:val="0"/>
                <w:bCs/>
                <w:sz w:val="26"/>
                <w:szCs w:val="26"/>
              </w:rPr>
              <w:t>3.4.</w:t>
            </w:r>
            <w:r w:rsidR="00234450" w:rsidRPr="00B57CB6">
              <w:rPr>
                <w:rFonts w:asciiTheme="minorHAnsi" w:eastAsiaTheme="minorEastAsia" w:hAnsiTheme="minorHAnsi" w:cstheme="minorBidi"/>
                <w:b w:val="0"/>
                <w:bCs/>
                <w:sz w:val="26"/>
                <w:szCs w:val="26"/>
              </w:rPr>
              <w:tab/>
            </w:r>
            <w:r w:rsidR="00234450" w:rsidRPr="00B57CB6">
              <w:rPr>
                <w:rStyle w:val="Hyperlink"/>
                <w:b w:val="0"/>
                <w:bCs/>
                <w:sz w:val="26"/>
                <w:szCs w:val="26"/>
              </w:rPr>
              <w:t>Trang quản lí sản phẩm</w:t>
            </w:r>
            <w:r w:rsidR="00234450" w:rsidRPr="00B57CB6">
              <w:rPr>
                <w:b w:val="0"/>
                <w:bCs/>
                <w:webHidden/>
                <w:sz w:val="26"/>
                <w:szCs w:val="26"/>
              </w:rPr>
              <w:tab/>
            </w:r>
            <w:r w:rsidR="00234450" w:rsidRPr="00B57CB6">
              <w:rPr>
                <w:b w:val="0"/>
                <w:bCs/>
                <w:webHidden/>
                <w:sz w:val="26"/>
                <w:szCs w:val="26"/>
              </w:rPr>
              <w:fldChar w:fldCharType="begin"/>
            </w:r>
            <w:r w:rsidR="00234450" w:rsidRPr="00B57CB6">
              <w:rPr>
                <w:b w:val="0"/>
                <w:bCs/>
                <w:webHidden/>
                <w:sz w:val="26"/>
                <w:szCs w:val="26"/>
              </w:rPr>
              <w:instrText xml:space="preserve"> PAGEREF _Toc27552936 \h </w:instrText>
            </w:r>
            <w:r w:rsidR="00234450" w:rsidRPr="00B57CB6">
              <w:rPr>
                <w:b w:val="0"/>
                <w:bCs/>
                <w:webHidden/>
                <w:sz w:val="26"/>
                <w:szCs w:val="26"/>
              </w:rPr>
            </w:r>
            <w:r w:rsidR="00234450" w:rsidRPr="00B57CB6">
              <w:rPr>
                <w:b w:val="0"/>
                <w:bCs/>
                <w:webHidden/>
                <w:sz w:val="26"/>
                <w:szCs w:val="26"/>
              </w:rPr>
              <w:fldChar w:fldCharType="separate"/>
            </w:r>
            <w:r w:rsidR="00234450" w:rsidRPr="00B57CB6">
              <w:rPr>
                <w:b w:val="0"/>
                <w:bCs/>
                <w:webHidden/>
                <w:sz w:val="26"/>
                <w:szCs w:val="26"/>
              </w:rPr>
              <w:t>43</w:t>
            </w:r>
            <w:r w:rsidR="00234450" w:rsidRPr="00B57CB6">
              <w:rPr>
                <w:b w:val="0"/>
                <w:bCs/>
                <w:webHidden/>
                <w:sz w:val="26"/>
                <w:szCs w:val="26"/>
              </w:rPr>
              <w:fldChar w:fldCharType="end"/>
            </w:r>
          </w:hyperlink>
        </w:p>
        <w:p w14:paraId="2CFD1AA0" w14:textId="371613D8" w:rsidR="00234450" w:rsidRPr="00B57CB6" w:rsidRDefault="009108F5">
          <w:pPr>
            <w:pStyle w:val="TOC2"/>
            <w:rPr>
              <w:rFonts w:asciiTheme="minorHAnsi" w:eastAsiaTheme="minorEastAsia" w:hAnsiTheme="minorHAnsi" w:cstheme="minorBidi"/>
              <w:b w:val="0"/>
              <w:bCs/>
              <w:sz w:val="26"/>
              <w:szCs w:val="26"/>
            </w:rPr>
          </w:pPr>
          <w:hyperlink w:anchor="_Toc27552937" w:history="1">
            <w:r w:rsidR="00234450" w:rsidRPr="00B57CB6">
              <w:rPr>
                <w:rStyle w:val="Hyperlink"/>
                <w:b w:val="0"/>
                <w:bCs/>
                <w:sz w:val="26"/>
                <w:szCs w:val="26"/>
              </w:rPr>
              <w:t>3.5.</w:t>
            </w:r>
            <w:r w:rsidR="00234450" w:rsidRPr="00B57CB6">
              <w:rPr>
                <w:rFonts w:asciiTheme="minorHAnsi" w:eastAsiaTheme="minorEastAsia" w:hAnsiTheme="minorHAnsi" w:cstheme="minorBidi"/>
                <w:b w:val="0"/>
                <w:bCs/>
                <w:sz w:val="26"/>
                <w:szCs w:val="26"/>
              </w:rPr>
              <w:tab/>
            </w:r>
            <w:r w:rsidR="00234450" w:rsidRPr="00B57CB6">
              <w:rPr>
                <w:rStyle w:val="Hyperlink"/>
                <w:b w:val="0"/>
                <w:bCs/>
                <w:sz w:val="26"/>
                <w:szCs w:val="26"/>
              </w:rPr>
              <w:t>Trang thống kê</w:t>
            </w:r>
            <w:r w:rsidR="00234450" w:rsidRPr="00B57CB6">
              <w:rPr>
                <w:b w:val="0"/>
                <w:bCs/>
                <w:webHidden/>
                <w:sz w:val="26"/>
                <w:szCs w:val="26"/>
              </w:rPr>
              <w:tab/>
            </w:r>
            <w:r w:rsidR="00234450" w:rsidRPr="00B57CB6">
              <w:rPr>
                <w:b w:val="0"/>
                <w:bCs/>
                <w:webHidden/>
                <w:sz w:val="26"/>
                <w:szCs w:val="26"/>
              </w:rPr>
              <w:fldChar w:fldCharType="begin"/>
            </w:r>
            <w:r w:rsidR="00234450" w:rsidRPr="00B57CB6">
              <w:rPr>
                <w:b w:val="0"/>
                <w:bCs/>
                <w:webHidden/>
                <w:sz w:val="26"/>
                <w:szCs w:val="26"/>
              </w:rPr>
              <w:instrText xml:space="preserve"> PAGEREF _Toc27552937 \h </w:instrText>
            </w:r>
            <w:r w:rsidR="00234450" w:rsidRPr="00B57CB6">
              <w:rPr>
                <w:b w:val="0"/>
                <w:bCs/>
                <w:webHidden/>
                <w:sz w:val="26"/>
                <w:szCs w:val="26"/>
              </w:rPr>
            </w:r>
            <w:r w:rsidR="00234450" w:rsidRPr="00B57CB6">
              <w:rPr>
                <w:b w:val="0"/>
                <w:bCs/>
                <w:webHidden/>
                <w:sz w:val="26"/>
                <w:szCs w:val="26"/>
              </w:rPr>
              <w:fldChar w:fldCharType="separate"/>
            </w:r>
            <w:r w:rsidR="00234450" w:rsidRPr="00B57CB6">
              <w:rPr>
                <w:b w:val="0"/>
                <w:bCs/>
                <w:webHidden/>
                <w:sz w:val="26"/>
                <w:szCs w:val="26"/>
              </w:rPr>
              <w:t>44</w:t>
            </w:r>
            <w:r w:rsidR="00234450" w:rsidRPr="00B57CB6">
              <w:rPr>
                <w:b w:val="0"/>
                <w:bCs/>
                <w:webHidden/>
                <w:sz w:val="26"/>
                <w:szCs w:val="26"/>
              </w:rPr>
              <w:fldChar w:fldCharType="end"/>
            </w:r>
          </w:hyperlink>
        </w:p>
        <w:p w14:paraId="04F327C6" w14:textId="31650B6A" w:rsidR="00234450" w:rsidRPr="00B57CB6" w:rsidRDefault="009108F5">
          <w:pPr>
            <w:pStyle w:val="TOC2"/>
            <w:rPr>
              <w:rFonts w:asciiTheme="minorHAnsi" w:eastAsiaTheme="minorEastAsia" w:hAnsiTheme="minorHAnsi" w:cstheme="minorBidi"/>
              <w:b w:val="0"/>
              <w:bCs/>
              <w:sz w:val="26"/>
              <w:szCs w:val="26"/>
            </w:rPr>
          </w:pPr>
          <w:hyperlink w:anchor="_Toc27552938" w:history="1">
            <w:r w:rsidR="00234450" w:rsidRPr="00B57CB6">
              <w:rPr>
                <w:rStyle w:val="Hyperlink"/>
                <w:b w:val="0"/>
                <w:bCs/>
                <w:sz w:val="26"/>
                <w:szCs w:val="26"/>
              </w:rPr>
              <w:t>3.6.</w:t>
            </w:r>
            <w:r w:rsidR="00234450" w:rsidRPr="00B57CB6">
              <w:rPr>
                <w:rFonts w:asciiTheme="minorHAnsi" w:eastAsiaTheme="minorEastAsia" w:hAnsiTheme="minorHAnsi" w:cstheme="minorBidi"/>
                <w:b w:val="0"/>
                <w:bCs/>
                <w:sz w:val="26"/>
                <w:szCs w:val="26"/>
              </w:rPr>
              <w:tab/>
            </w:r>
            <w:r w:rsidR="00234450" w:rsidRPr="00B57CB6">
              <w:rPr>
                <w:rStyle w:val="Hyperlink"/>
                <w:b w:val="0"/>
                <w:bCs/>
                <w:sz w:val="26"/>
                <w:szCs w:val="26"/>
              </w:rPr>
              <w:t>Trang chi phí</w:t>
            </w:r>
            <w:r w:rsidR="00234450" w:rsidRPr="00B57CB6">
              <w:rPr>
                <w:b w:val="0"/>
                <w:bCs/>
                <w:webHidden/>
                <w:sz w:val="26"/>
                <w:szCs w:val="26"/>
              </w:rPr>
              <w:tab/>
            </w:r>
            <w:r w:rsidR="00234450" w:rsidRPr="00B57CB6">
              <w:rPr>
                <w:b w:val="0"/>
                <w:bCs/>
                <w:webHidden/>
                <w:sz w:val="26"/>
                <w:szCs w:val="26"/>
              </w:rPr>
              <w:fldChar w:fldCharType="begin"/>
            </w:r>
            <w:r w:rsidR="00234450" w:rsidRPr="00B57CB6">
              <w:rPr>
                <w:b w:val="0"/>
                <w:bCs/>
                <w:webHidden/>
                <w:sz w:val="26"/>
                <w:szCs w:val="26"/>
              </w:rPr>
              <w:instrText xml:space="preserve"> PAGEREF _Toc27552938 \h </w:instrText>
            </w:r>
            <w:r w:rsidR="00234450" w:rsidRPr="00B57CB6">
              <w:rPr>
                <w:b w:val="0"/>
                <w:bCs/>
                <w:webHidden/>
                <w:sz w:val="26"/>
                <w:szCs w:val="26"/>
              </w:rPr>
            </w:r>
            <w:r w:rsidR="00234450" w:rsidRPr="00B57CB6">
              <w:rPr>
                <w:b w:val="0"/>
                <w:bCs/>
                <w:webHidden/>
                <w:sz w:val="26"/>
                <w:szCs w:val="26"/>
              </w:rPr>
              <w:fldChar w:fldCharType="separate"/>
            </w:r>
            <w:r w:rsidR="00234450" w:rsidRPr="00B57CB6">
              <w:rPr>
                <w:b w:val="0"/>
                <w:bCs/>
                <w:webHidden/>
                <w:sz w:val="26"/>
                <w:szCs w:val="26"/>
              </w:rPr>
              <w:t>44</w:t>
            </w:r>
            <w:r w:rsidR="00234450" w:rsidRPr="00B57CB6">
              <w:rPr>
                <w:b w:val="0"/>
                <w:bCs/>
                <w:webHidden/>
                <w:sz w:val="26"/>
                <w:szCs w:val="26"/>
              </w:rPr>
              <w:fldChar w:fldCharType="end"/>
            </w:r>
          </w:hyperlink>
        </w:p>
        <w:p w14:paraId="7F497A84" w14:textId="7BB7C454" w:rsidR="00234450" w:rsidRPr="00B57CB6" w:rsidRDefault="009108F5">
          <w:pPr>
            <w:pStyle w:val="TOC2"/>
            <w:rPr>
              <w:rFonts w:asciiTheme="minorHAnsi" w:eastAsiaTheme="minorEastAsia" w:hAnsiTheme="minorHAnsi" w:cstheme="minorBidi"/>
              <w:b w:val="0"/>
              <w:bCs/>
              <w:sz w:val="26"/>
              <w:szCs w:val="26"/>
            </w:rPr>
          </w:pPr>
          <w:hyperlink w:anchor="_Toc27552939" w:history="1">
            <w:r w:rsidR="00234450" w:rsidRPr="00B57CB6">
              <w:rPr>
                <w:rStyle w:val="Hyperlink"/>
                <w:b w:val="0"/>
                <w:bCs/>
                <w:sz w:val="26"/>
                <w:szCs w:val="26"/>
              </w:rPr>
              <w:t>3.7.</w:t>
            </w:r>
            <w:r w:rsidR="00234450" w:rsidRPr="00B57CB6">
              <w:rPr>
                <w:rFonts w:asciiTheme="minorHAnsi" w:eastAsiaTheme="minorEastAsia" w:hAnsiTheme="minorHAnsi" w:cstheme="minorBidi"/>
                <w:b w:val="0"/>
                <w:bCs/>
                <w:sz w:val="26"/>
                <w:szCs w:val="26"/>
              </w:rPr>
              <w:tab/>
            </w:r>
            <w:r w:rsidR="00234450" w:rsidRPr="00B57CB6">
              <w:rPr>
                <w:rStyle w:val="Hyperlink"/>
                <w:b w:val="0"/>
                <w:bCs/>
                <w:sz w:val="26"/>
                <w:szCs w:val="26"/>
              </w:rPr>
              <w:t>Trang quản lí nhân sự</w:t>
            </w:r>
            <w:r w:rsidR="00234450" w:rsidRPr="00B57CB6">
              <w:rPr>
                <w:b w:val="0"/>
                <w:bCs/>
                <w:webHidden/>
                <w:sz w:val="26"/>
                <w:szCs w:val="26"/>
              </w:rPr>
              <w:tab/>
            </w:r>
            <w:r w:rsidR="00234450" w:rsidRPr="00B57CB6">
              <w:rPr>
                <w:b w:val="0"/>
                <w:bCs/>
                <w:webHidden/>
                <w:sz w:val="26"/>
                <w:szCs w:val="26"/>
              </w:rPr>
              <w:fldChar w:fldCharType="begin"/>
            </w:r>
            <w:r w:rsidR="00234450" w:rsidRPr="00B57CB6">
              <w:rPr>
                <w:b w:val="0"/>
                <w:bCs/>
                <w:webHidden/>
                <w:sz w:val="26"/>
                <w:szCs w:val="26"/>
              </w:rPr>
              <w:instrText xml:space="preserve"> PAGEREF _Toc27552939 \h </w:instrText>
            </w:r>
            <w:r w:rsidR="00234450" w:rsidRPr="00B57CB6">
              <w:rPr>
                <w:b w:val="0"/>
                <w:bCs/>
                <w:webHidden/>
                <w:sz w:val="26"/>
                <w:szCs w:val="26"/>
              </w:rPr>
            </w:r>
            <w:r w:rsidR="00234450" w:rsidRPr="00B57CB6">
              <w:rPr>
                <w:b w:val="0"/>
                <w:bCs/>
                <w:webHidden/>
                <w:sz w:val="26"/>
                <w:szCs w:val="26"/>
              </w:rPr>
              <w:fldChar w:fldCharType="separate"/>
            </w:r>
            <w:r w:rsidR="00234450" w:rsidRPr="00B57CB6">
              <w:rPr>
                <w:b w:val="0"/>
                <w:bCs/>
                <w:webHidden/>
                <w:sz w:val="26"/>
                <w:szCs w:val="26"/>
              </w:rPr>
              <w:t>45</w:t>
            </w:r>
            <w:r w:rsidR="00234450" w:rsidRPr="00B57CB6">
              <w:rPr>
                <w:b w:val="0"/>
                <w:bCs/>
                <w:webHidden/>
                <w:sz w:val="26"/>
                <w:szCs w:val="26"/>
              </w:rPr>
              <w:fldChar w:fldCharType="end"/>
            </w:r>
          </w:hyperlink>
        </w:p>
        <w:p w14:paraId="40EE24DF" w14:textId="4BEF6501" w:rsidR="00234450" w:rsidRPr="00B57CB6" w:rsidRDefault="009108F5">
          <w:pPr>
            <w:pStyle w:val="TOC2"/>
            <w:rPr>
              <w:rFonts w:asciiTheme="minorHAnsi" w:eastAsiaTheme="minorEastAsia" w:hAnsiTheme="minorHAnsi" w:cstheme="minorBidi"/>
              <w:b w:val="0"/>
              <w:bCs/>
              <w:sz w:val="26"/>
              <w:szCs w:val="26"/>
            </w:rPr>
          </w:pPr>
          <w:hyperlink w:anchor="_Toc27552940" w:history="1">
            <w:r w:rsidR="00234450" w:rsidRPr="00B57CB6">
              <w:rPr>
                <w:rStyle w:val="Hyperlink"/>
                <w:b w:val="0"/>
                <w:bCs/>
                <w:sz w:val="26"/>
                <w:szCs w:val="26"/>
              </w:rPr>
              <w:t>3.8.</w:t>
            </w:r>
            <w:r w:rsidR="00234450" w:rsidRPr="00B57CB6">
              <w:rPr>
                <w:rFonts w:asciiTheme="minorHAnsi" w:eastAsiaTheme="minorEastAsia" w:hAnsiTheme="minorHAnsi" w:cstheme="minorBidi"/>
                <w:b w:val="0"/>
                <w:bCs/>
                <w:sz w:val="26"/>
                <w:szCs w:val="26"/>
              </w:rPr>
              <w:tab/>
            </w:r>
            <w:r w:rsidR="00234450" w:rsidRPr="00B57CB6">
              <w:rPr>
                <w:rStyle w:val="Hyperlink"/>
                <w:b w:val="0"/>
                <w:bCs/>
                <w:sz w:val="26"/>
                <w:szCs w:val="26"/>
              </w:rPr>
              <w:t>Trang cấu hình gian hàng</w:t>
            </w:r>
            <w:r w:rsidR="00234450" w:rsidRPr="00B57CB6">
              <w:rPr>
                <w:b w:val="0"/>
                <w:bCs/>
                <w:webHidden/>
                <w:sz w:val="26"/>
                <w:szCs w:val="26"/>
              </w:rPr>
              <w:tab/>
            </w:r>
            <w:r w:rsidR="00234450" w:rsidRPr="00B57CB6">
              <w:rPr>
                <w:b w:val="0"/>
                <w:bCs/>
                <w:webHidden/>
                <w:sz w:val="26"/>
                <w:szCs w:val="26"/>
              </w:rPr>
              <w:fldChar w:fldCharType="begin"/>
            </w:r>
            <w:r w:rsidR="00234450" w:rsidRPr="00B57CB6">
              <w:rPr>
                <w:b w:val="0"/>
                <w:bCs/>
                <w:webHidden/>
                <w:sz w:val="26"/>
                <w:szCs w:val="26"/>
              </w:rPr>
              <w:instrText xml:space="preserve"> PAGEREF _Toc27552940 \h </w:instrText>
            </w:r>
            <w:r w:rsidR="00234450" w:rsidRPr="00B57CB6">
              <w:rPr>
                <w:b w:val="0"/>
                <w:bCs/>
                <w:webHidden/>
                <w:sz w:val="26"/>
                <w:szCs w:val="26"/>
              </w:rPr>
            </w:r>
            <w:r w:rsidR="00234450" w:rsidRPr="00B57CB6">
              <w:rPr>
                <w:b w:val="0"/>
                <w:bCs/>
                <w:webHidden/>
                <w:sz w:val="26"/>
                <w:szCs w:val="26"/>
              </w:rPr>
              <w:fldChar w:fldCharType="separate"/>
            </w:r>
            <w:r w:rsidR="00234450" w:rsidRPr="00B57CB6">
              <w:rPr>
                <w:b w:val="0"/>
                <w:bCs/>
                <w:webHidden/>
                <w:sz w:val="26"/>
                <w:szCs w:val="26"/>
              </w:rPr>
              <w:t>45</w:t>
            </w:r>
            <w:r w:rsidR="00234450" w:rsidRPr="00B57CB6">
              <w:rPr>
                <w:b w:val="0"/>
                <w:bCs/>
                <w:webHidden/>
                <w:sz w:val="26"/>
                <w:szCs w:val="26"/>
              </w:rPr>
              <w:fldChar w:fldCharType="end"/>
            </w:r>
          </w:hyperlink>
        </w:p>
        <w:p w14:paraId="0B094FDD" w14:textId="7877E71F" w:rsidR="00234450" w:rsidRPr="00B57CB6" w:rsidRDefault="009108F5">
          <w:pPr>
            <w:pStyle w:val="TOC2"/>
            <w:rPr>
              <w:rFonts w:asciiTheme="minorHAnsi" w:eastAsiaTheme="minorEastAsia" w:hAnsiTheme="minorHAnsi" w:cstheme="minorBidi"/>
              <w:b w:val="0"/>
              <w:bCs/>
              <w:sz w:val="26"/>
              <w:szCs w:val="26"/>
            </w:rPr>
          </w:pPr>
          <w:hyperlink w:anchor="_Toc27552941" w:history="1">
            <w:r w:rsidR="00234450" w:rsidRPr="00B57CB6">
              <w:rPr>
                <w:rStyle w:val="Hyperlink"/>
                <w:b w:val="0"/>
                <w:bCs/>
                <w:sz w:val="26"/>
                <w:szCs w:val="26"/>
              </w:rPr>
              <w:t>3.9.</w:t>
            </w:r>
            <w:r w:rsidR="00234450" w:rsidRPr="00B57CB6">
              <w:rPr>
                <w:rFonts w:asciiTheme="minorHAnsi" w:eastAsiaTheme="minorEastAsia" w:hAnsiTheme="minorHAnsi" w:cstheme="minorBidi"/>
                <w:b w:val="0"/>
                <w:bCs/>
                <w:sz w:val="26"/>
                <w:szCs w:val="26"/>
              </w:rPr>
              <w:tab/>
            </w:r>
            <w:r w:rsidR="00234450" w:rsidRPr="00B57CB6">
              <w:rPr>
                <w:rStyle w:val="Hyperlink"/>
                <w:b w:val="0"/>
                <w:bCs/>
                <w:sz w:val="26"/>
                <w:szCs w:val="26"/>
              </w:rPr>
              <w:t>Trang quản lý khách hàng</w:t>
            </w:r>
            <w:r w:rsidR="00234450" w:rsidRPr="00B57CB6">
              <w:rPr>
                <w:b w:val="0"/>
                <w:bCs/>
                <w:webHidden/>
                <w:sz w:val="26"/>
                <w:szCs w:val="26"/>
              </w:rPr>
              <w:tab/>
            </w:r>
            <w:r w:rsidR="00234450" w:rsidRPr="00B57CB6">
              <w:rPr>
                <w:b w:val="0"/>
                <w:bCs/>
                <w:webHidden/>
                <w:sz w:val="26"/>
                <w:szCs w:val="26"/>
              </w:rPr>
              <w:fldChar w:fldCharType="begin"/>
            </w:r>
            <w:r w:rsidR="00234450" w:rsidRPr="00B57CB6">
              <w:rPr>
                <w:b w:val="0"/>
                <w:bCs/>
                <w:webHidden/>
                <w:sz w:val="26"/>
                <w:szCs w:val="26"/>
              </w:rPr>
              <w:instrText xml:space="preserve"> PAGEREF _Toc27552941 \h </w:instrText>
            </w:r>
            <w:r w:rsidR="00234450" w:rsidRPr="00B57CB6">
              <w:rPr>
                <w:b w:val="0"/>
                <w:bCs/>
                <w:webHidden/>
                <w:sz w:val="26"/>
                <w:szCs w:val="26"/>
              </w:rPr>
            </w:r>
            <w:r w:rsidR="00234450" w:rsidRPr="00B57CB6">
              <w:rPr>
                <w:b w:val="0"/>
                <w:bCs/>
                <w:webHidden/>
                <w:sz w:val="26"/>
                <w:szCs w:val="26"/>
              </w:rPr>
              <w:fldChar w:fldCharType="separate"/>
            </w:r>
            <w:r w:rsidR="00234450" w:rsidRPr="00B57CB6">
              <w:rPr>
                <w:b w:val="0"/>
                <w:bCs/>
                <w:webHidden/>
                <w:sz w:val="26"/>
                <w:szCs w:val="26"/>
              </w:rPr>
              <w:t>45</w:t>
            </w:r>
            <w:r w:rsidR="00234450" w:rsidRPr="00B57CB6">
              <w:rPr>
                <w:b w:val="0"/>
                <w:bCs/>
                <w:webHidden/>
                <w:sz w:val="26"/>
                <w:szCs w:val="26"/>
              </w:rPr>
              <w:fldChar w:fldCharType="end"/>
            </w:r>
          </w:hyperlink>
        </w:p>
        <w:p w14:paraId="7F498462" w14:textId="2EB3A03F" w:rsidR="00234450" w:rsidRPr="00B57CB6" w:rsidRDefault="00234450">
          <w:pPr>
            <w:pStyle w:val="TOC1"/>
            <w:rPr>
              <w:rFonts w:asciiTheme="minorHAnsi" w:eastAsiaTheme="minorEastAsia" w:hAnsiTheme="minorHAnsi" w:cstheme="minorBidi"/>
              <w:b w:val="0"/>
              <w:sz w:val="26"/>
              <w:szCs w:val="26"/>
            </w:rPr>
          </w:pPr>
          <w:hyperlink w:anchor="_Toc27552942" w:history="1">
            <w:r w:rsidRPr="00B57CB6">
              <w:rPr>
                <w:rStyle w:val="Hyperlink"/>
                <w:sz w:val="26"/>
                <w:szCs w:val="26"/>
              </w:rPr>
              <w:t>CHƯƠNG 4: KẾT LUẬN VÀ HƯỚNG PHÁT TRIỂN</w:t>
            </w:r>
            <w:r w:rsidRPr="00B57CB6">
              <w:rPr>
                <w:webHidden/>
                <w:sz w:val="26"/>
                <w:szCs w:val="26"/>
              </w:rPr>
              <w:tab/>
            </w:r>
            <w:r w:rsidRPr="00B57CB6">
              <w:rPr>
                <w:webHidden/>
                <w:sz w:val="26"/>
                <w:szCs w:val="26"/>
              </w:rPr>
              <w:fldChar w:fldCharType="begin"/>
            </w:r>
            <w:r w:rsidRPr="00B57CB6">
              <w:rPr>
                <w:webHidden/>
                <w:sz w:val="26"/>
                <w:szCs w:val="26"/>
              </w:rPr>
              <w:instrText xml:space="preserve"> PAGEREF _Toc27552942 \h </w:instrText>
            </w:r>
            <w:r w:rsidRPr="00B57CB6">
              <w:rPr>
                <w:webHidden/>
                <w:sz w:val="26"/>
                <w:szCs w:val="26"/>
              </w:rPr>
            </w:r>
            <w:r w:rsidRPr="00B57CB6">
              <w:rPr>
                <w:webHidden/>
                <w:sz w:val="26"/>
                <w:szCs w:val="26"/>
              </w:rPr>
              <w:fldChar w:fldCharType="separate"/>
            </w:r>
            <w:r w:rsidRPr="00B57CB6">
              <w:rPr>
                <w:webHidden/>
                <w:sz w:val="26"/>
                <w:szCs w:val="26"/>
              </w:rPr>
              <w:t>47</w:t>
            </w:r>
            <w:r w:rsidRPr="00B57CB6">
              <w:rPr>
                <w:webHidden/>
                <w:sz w:val="26"/>
                <w:szCs w:val="26"/>
              </w:rPr>
              <w:fldChar w:fldCharType="end"/>
            </w:r>
          </w:hyperlink>
        </w:p>
        <w:p w14:paraId="42689F29" w14:textId="214CB77B" w:rsidR="00234450" w:rsidRPr="00B57CB6" w:rsidRDefault="009108F5">
          <w:pPr>
            <w:pStyle w:val="TOC2"/>
            <w:rPr>
              <w:rFonts w:asciiTheme="minorHAnsi" w:eastAsiaTheme="minorEastAsia" w:hAnsiTheme="minorHAnsi" w:cstheme="minorBidi"/>
              <w:b w:val="0"/>
              <w:sz w:val="26"/>
              <w:szCs w:val="26"/>
            </w:rPr>
          </w:pPr>
          <w:hyperlink w:anchor="_Toc27552943" w:history="1">
            <w:r w:rsidR="00234450" w:rsidRPr="00B57CB6">
              <w:rPr>
                <w:rStyle w:val="Hyperlink"/>
                <w:bCs/>
                <w:sz w:val="26"/>
                <w:szCs w:val="26"/>
              </w:rPr>
              <w:t>4.1. Kết luận</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_Toc27552943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47</w:t>
            </w:r>
            <w:r w:rsidR="00234450" w:rsidRPr="00B57CB6">
              <w:rPr>
                <w:webHidden/>
                <w:sz w:val="26"/>
                <w:szCs w:val="26"/>
              </w:rPr>
              <w:fldChar w:fldCharType="end"/>
            </w:r>
          </w:hyperlink>
        </w:p>
        <w:p w14:paraId="42AEAF9A" w14:textId="13198E56" w:rsidR="00234450" w:rsidRPr="00B57CB6" w:rsidRDefault="009108F5">
          <w:pPr>
            <w:pStyle w:val="TOC3"/>
            <w:rPr>
              <w:rFonts w:asciiTheme="minorHAnsi" w:eastAsiaTheme="minorEastAsia" w:hAnsiTheme="minorHAnsi" w:cstheme="minorBidi"/>
              <w:sz w:val="26"/>
              <w:szCs w:val="26"/>
            </w:rPr>
          </w:pPr>
          <w:hyperlink w:anchor="_Toc27552944" w:history="1">
            <w:r w:rsidR="00234450" w:rsidRPr="00B57CB6">
              <w:rPr>
                <w:rStyle w:val="Hyperlink"/>
                <w:sz w:val="26"/>
                <w:szCs w:val="26"/>
              </w:rPr>
              <w:t>4.1.2. Kết quả đạt được</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_Toc27552944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47</w:t>
            </w:r>
            <w:r w:rsidR="00234450" w:rsidRPr="00B57CB6">
              <w:rPr>
                <w:webHidden/>
                <w:sz w:val="26"/>
                <w:szCs w:val="26"/>
              </w:rPr>
              <w:fldChar w:fldCharType="end"/>
            </w:r>
          </w:hyperlink>
        </w:p>
        <w:p w14:paraId="42937A44" w14:textId="030E87A9" w:rsidR="00234450" w:rsidRPr="00B57CB6" w:rsidRDefault="009108F5">
          <w:pPr>
            <w:pStyle w:val="TOC3"/>
            <w:rPr>
              <w:rFonts w:asciiTheme="minorHAnsi" w:eastAsiaTheme="minorEastAsia" w:hAnsiTheme="minorHAnsi" w:cstheme="minorBidi"/>
              <w:sz w:val="26"/>
              <w:szCs w:val="26"/>
            </w:rPr>
          </w:pPr>
          <w:hyperlink w:anchor="_Toc27552945" w:history="1">
            <w:r w:rsidR="00234450" w:rsidRPr="00B57CB6">
              <w:rPr>
                <w:rStyle w:val="Hyperlink"/>
                <w:sz w:val="26"/>
                <w:szCs w:val="26"/>
              </w:rPr>
              <w:t>4.1.3. Những hạn chế</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_Toc27552945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47</w:t>
            </w:r>
            <w:r w:rsidR="00234450" w:rsidRPr="00B57CB6">
              <w:rPr>
                <w:webHidden/>
                <w:sz w:val="26"/>
                <w:szCs w:val="26"/>
              </w:rPr>
              <w:fldChar w:fldCharType="end"/>
            </w:r>
          </w:hyperlink>
        </w:p>
        <w:p w14:paraId="2EC65BF2" w14:textId="0472DFC7" w:rsidR="00234450" w:rsidRPr="00B57CB6" w:rsidRDefault="009108F5">
          <w:pPr>
            <w:pStyle w:val="TOC2"/>
            <w:rPr>
              <w:rFonts w:asciiTheme="minorHAnsi" w:eastAsiaTheme="minorEastAsia" w:hAnsiTheme="minorHAnsi" w:cstheme="minorBidi"/>
              <w:b w:val="0"/>
              <w:sz w:val="26"/>
              <w:szCs w:val="26"/>
            </w:rPr>
          </w:pPr>
          <w:hyperlink w:anchor="_Toc27552946" w:history="1">
            <w:r w:rsidR="00234450" w:rsidRPr="00B57CB6">
              <w:rPr>
                <w:rStyle w:val="Hyperlink"/>
                <w:bCs/>
                <w:sz w:val="26"/>
                <w:szCs w:val="26"/>
              </w:rPr>
              <w:t>4.2. Hướng phát triển</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_Toc27552946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47</w:t>
            </w:r>
            <w:r w:rsidR="00234450" w:rsidRPr="00B57CB6">
              <w:rPr>
                <w:webHidden/>
                <w:sz w:val="26"/>
                <w:szCs w:val="26"/>
              </w:rPr>
              <w:fldChar w:fldCharType="end"/>
            </w:r>
          </w:hyperlink>
        </w:p>
        <w:p w14:paraId="0AC21335" w14:textId="132057F8" w:rsidR="00234450" w:rsidRPr="00B57CB6" w:rsidRDefault="009108F5">
          <w:pPr>
            <w:pStyle w:val="TOC1"/>
            <w:rPr>
              <w:rFonts w:asciiTheme="minorHAnsi" w:eastAsiaTheme="minorEastAsia" w:hAnsiTheme="minorHAnsi" w:cstheme="minorBidi"/>
              <w:b w:val="0"/>
              <w:sz w:val="26"/>
              <w:szCs w:val="26"/>
            </w:rPr>
          </w:pPr>
          <w:hyperlink w:anchor="_Toc27552947" w:history="1">
            <w:r w:rsidR="00234450" w:rsidRPr="00B57CB6">
              <w:rPr>
                <w:rStyle w:val="Hyperlink"/>
                <w:sz w:val="26"/>
                <w:szCs w:val="26"/>
              </w:rPr>
              <w:t>TÀI LIỆU THAM KHẢO</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_Toc27552947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48</w:t>
            </w:r>
            <w:r w:rsidR="00234450" w:rsidRPr="00B57CB6">
              <w:rPr>
                <w:webHidden/>
                <w:sz w:val="26"/>
                <w:szCs w:val="26"/>
              </w:rPr>
              <w:fldChar w:fldCharType="end"/>
            </w:r>
          </w:hyperlink>
        </w:p>
        <w:p w14:paraId="526785E2" w14:textId="3B556F30" w:rsidR="00234450" w:rsidRPr="00B57CB6" w:rsidRDefault="009108F5">
          <w:pPr>
            <w:pStyle w:val="TOC1"/>
            <w:rPr>
              <w:rFonts w:asciiTheme="minorHAnsi" w:eastAsiaTheme="minorEastAsia" w:hAnsiTheme="minorHAnsi" w:cstheme="minorBidi"/>
              <w:b w:val="0"/>
              <w:sz w:val="26"/>
              <w:szCs w:val="26"/>
            </w:rPr>
          </w:pPr>
          <w:hyperlink w:anchor="_Toc27552948" w:history="1">
            <w:r w:rsidR="00234450" w:rsidRPr="00B57CB6">
              <w:rPr>
                <w:rStyle w:val="Hyperlink"/>
                <w:sz w:val="26"/>
                <w:szCs w:val="26"/>
              </w:rPr>
              <w:t>PHỤ LỤC 1</w:t>
            </w:r>
            <w:r w:rsidR="00234450" w:rsidRPr="00B57CB6">
              <w:rPr>
                <w:webHidden/>
                <w:sz w:val="26"/>
                <w:szCs w:val="26"/>
              </w:rPr>
              <w:tab/>
            </w:r>
            <w:r w:rsidR="00234450" w:rsidRPr="00B57CB6">
              <w:rPr>
                <w:webHidden/>
                <w:sz w:val="26"/>
                <w:szCs w:val="26"/>
              </w:rPr>
              <w:fldChar w:fldCharType="begin"/>
            </w:r>
            <w:r w:rsidR="00234450" w:rsidRPr="00B57CB6">
              <w:rPr>
                <w:webHidden/>
                <w:sz w:val="26"/>
                <w:szCs w:val="26"/>
              </w:rPr>
              <w:instrText xml:space="preserve"> PAGEREF _Toc27552948 \h </w:instrText>
            </w:r>
            <w:r w:rsidR="00234450" w:rsidRPr="00B57CB6">
              <w:rPr>
                <w:webHidden/>
                <w:sz w:val="26"/>
                <w:szCs w:val="26"/>
              </w:rPr>
            </w:r>
            <w:r w:rsidR="00234450" w:rsidRPr="00B57CB6">
              <w:rPr>
                <w:webHidden/>
                <w:sz w:val="26"/>
                <w:szCs w:val="26"/>
              </w:rPr>
              <w:fldChar w:fldCharType="separate"/>
            </w:r>
            <w:r w:rsidR="00234450" w:rsidRPr="00B57CB6">
              <w:rPr>
                <w:webHidden/>
                <w:sz w:val="26"/>
                <w:szCs w:val="26"/>
              </w:rPr>
              <w:t>1</w:t>
            </w:r>
            <w:r w:rsidR="00234450" w:rsidRPr="00B57CB6">
              <w:rPr>
                <w:webHidden/>
                <w:sz w:val="26"/>
                <w:szCs w:val="26"/>
              </w:rPr>
              <w:fldChar w:fldCharType="end"/>
            </w:r>
          </w:hyperlink>
        </w:p>
        <w:p w14:paraId="5FC52A03" w14:textId="688820B1" w:rsidR="006B6898" w:rsidRPr="00A03192" w:rsidRDefault="006B6898" w:rsidP="00A03192">
          <w:pPr>
            <w:spacing w:line="26" w:lineRule="atLeast"/>
            <w:rPr>
              <w:rFonts w:ascii="Times New Roman" w:hAnsi="Times New Roman"/>
              <w:noProof/>
            </w:rPr>
            <w:sectPr w:rsidR="006B6898" w:rsidRPr="00A03192" w:rsidSect="00F22BDE">
              <w:pgSz w:w="11907" w:h="16840" w:code="9"/>
              <w:pgMar w:top="1418" w:right="1134" w:bottom="1418" w:left="1701" w:header="720" w:footer="720" w:gutter="0"/>
              <w:pgNumType w:fmt="lowerRoman"/>
              <w:cols w:space="720"/>
              <w:docGrid w:linePitch="360"/>
            </w:sectPr>
          </w:pPr>
          <w:r w:rsidRPr="0002712B">
            <w:rPr>
              <w:rFonts w:ascii="Times New Roman" w:hAnsi="Times New Roman"/>
              <w:bCs/>
              <w:noProof/>
              <w:sz w:val="26"/>
              <w:szCs w:val="26"/>
            </w:rPr>
            <w:fldChar w:fldCharType="end"/>
          </w:r>
        </w:p>
      </w:sdtContent>
    </w:sdt>
    <w:p w14:paraId="29E99839" w14:textId="77777777" w:rsidR="000A7123" w:rsidRPr="00FE6760" w:rsidRDefault="000A7123" w:rsidP="00A03192">
      <w:pPr>
        <w:pStyle w:val="Heading1"/>
      </w:pPr>
      <w:bookmarkStart w:id="13" w:name="_Toc27552894"/>
      <w:r w:rsidRPr="00FE6760">
        <w:lastRenderedPageBreak/>
        <w:t>DANH SÁCH CÁC BẢNG, HÌNH VẼ</w:t>
      </w:r>
      <w:bookmarkEnd w:id="13"/>
    </w:p>
    <w:p w14:paraId="0688EF8F" w14:textId="77777777" w:rsidR="000A7123" w:rsidRDefault="000A7123" w:rsidP="006E01B1">
      <w:pPr>
        <w:rPr>
          <w:rFonts w:ascii="Times New Roman" w:hAnsi="Times New Roman"/>
          <w:sz w:val="26"/>
          <w:szCs w:val="26"/>
        </w:rPr>
      </w:pPr>
    </w:p>
    <w:p w14:paraId="7F39867C" w14:textId="0FF4475B" w:rsidR="00D53DFA" w:rsidRDefault="00221A45">
      <w:pPr>
        <w:pStyle w:val="TableofFigures"/>
        <w:tabs>
          <w:tab w:val="right" w:leader="dot" w:pos="9062"/>
        </w:tabs>
        <w:rPr>
          <w:rFonts w:asciiTheme="minorHAnsi" w:eastAsiaTheme="minorEastAsia" w:hAnsiTheme="minorHAnsi" w:cstheme="minorBidi"/>
          <w:noProof/>
          <w:color w:val="auto"/>
          <w:sz w:val="22"/>
          <w:szCs w:val="22"/>
        </w:rPr>
      </w:pPr>
      <w:r>
        <w:rPr>
          <w:sz w:val="26"/>
          <w:szCs w:val="26"/>
        </w:rPr>
        <w:fldChar w:fldCharType="begin"/>
      </w:r>
      <w:r>
        <w:rPr>
          <w:sz w:val="26"/>
          <w:szCs w:val="26"/>
        </w:rPr>
        <w:instrText xml:space="preserve"> TOC \h \z \c "Table" </w:instrText>
      </w:r>
      <w:r>
        <w:rPr>
          <w:sz w:val="26"/>
          <w:szCs w:val="26"/>
        </w:rPr>
        <w:fldChar w:fldCharType="separate"/>
      </w:r>
      <w:hyperlink r:id="rId10" w:anchor="_Toc27492822" w:history="1">
        <w:r w:rsidR="00D53DFA" w:rsidRPr="002A118A">
          <w:rPr>
            <w:rStyle w:val="Hyperlink"/>
            <w:rFonts w:eastAsiaTheme="majorEastAsia"/>
            <w:noProof/>
          </w:rPr>
          <w:t>Hình 2.1. Usecase hệ thống</w:t>
        </w:r>
        <w:r w:rsidR="00D53DFA">
          <w:rPr>
            <w:noProof/>
            <w:webHidden/>
          </w:rPr>
          <w:tab/>
        </w:r>
        <w:r w:rsidR="00D53DFA">
          <w:rPr>
            <w:noProof/>
            <w:webHidden/>
          </w:rPr>
          <w:fldChar w:fldCharType="begin"/>
        </w:r>
        <w:r w:rsidR="00D53DFA">
          <w:rPr>
            <w:noProof/>
            <w:webHidden/>
          </w:rPr>
          <w:instrText xml:space="preserve"> PAGEREF _Toc27492822 \h </w:instrText>
        </w:r>
        <w:r w:rsidR="00D53DFA">
          <w:rPr>
            <w:noProof/>
            <w:webHidden/>
          </w:rPr>
        </w:r>
        <w:r w:rsidR="00D53DFA">
          <w:rPr>
            <w:noProof/>
            <w:webHidden/>
          </w:rPr>
          <w:fldChar w:fldCharType="separate"/>
        </w:r>
        <w:r w:rsidR="00D53DFA">
          <w:rPr>
            <w:noProof/>
            <w:webHidden/>
          </w:rPr>
          <w:t>9</w:t>
        </w:r>
        <w:r w:rsidR="00D53DFA">
          <w:rPr>
            <w:noProof/>
            <w:webHidden/>
          </w:rPr>
          <w:fldChar w:fldCharType="end"/>
        </w:r>
      </w:hyperlink>
    </w:p>
    <w:p w14:paraId="5CE94126" w14:textId="007AAE64"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23" w:history="1">
        <w:r w:rsidR="00D53DFA" w:rsidRPr="002A118A">
          <w:rPr>
            <w:rStyle w:val="Hyperlink"/>
            <w:rFonts w:eastAsiaTheme="majorEastAsia"/>
            <w:noProof/>
          </w:rPr>
          <w:t>Hình 2.2. Usecase quản lí sản phẩm</w:t>
        </w:r>
        <w:r w:rsidR="00D53DFA">
          <w:rPr>
            <w:noProof/>
            <w:webHidden/>
          </w:rPr>
          <w:tab/>
        </w:r>
        <w:r w:rsidR="00D53DFA">
          <w:rPr>
            <w:noProof/>
            <w:webHidden/>
          </w:rPr>
          <w:fldChar w:fldCharType="begin"/>
        </w:r>
        <w:r w:rsidR="00D53DFA">
          <w:rPr>
            <w:noProof/>
            <w:webHidden/>
          </w:rPr>
          <w:instrText xml:space="preserve"> PAGEREF _Toc27492823 \h </w:instrText>
        </w:r>
        <w:r w:rsidR="00D53DFA">
          <w:rPr>
            <w:noProof/>
            <w:webHidden/>
          </w:rPr>
        </w:r>
        <w:r w:rsidR="00D53DFA">
          <w:rPr>
            <w:noProof/>
            <w:webHidden/>
          </w:rPr>
          <w:fldChar w:fldCharType="separate"/>
        </w:r>
        <w:r w:rsidR="00D53DFA">
          <w:rPr>
            <w:noProof/>
            <w:webHidden/>
          </w:rPr>
          <w:t>9</w:t>
        </w:r>
        <w:r w:rsidR="00D53DFA">
          <w:rPr>
            <w:noProof/>
            <w:webHidden/>
          </w:rPr>
          <w:fldChar w:fldCharType="end"/>
        </w:r>
      </w:hyperlink>
    </w:p>
    <w:p w14:paraId="7B75439D" w14:textId="0D5AD60C"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24" w:history="1">
        <w:r w:rsidR="00D53DFA" w:rsidRPr="002A118A">
          <w:rPr>
            <w:rStyle w:val="Hyperlink"/>
            <w:rFonts w:eastAsiaTheme="majorEastAsia"/>
            <w:noProof/>
          </w:rPr>
          <w:t>Hình 2.3. Usecase quản lí phân cấp sản phẩm</w:t>
        </w:r>
        <w:r w:rsidR="00D53DFA">
          <w:rPr>
            <w:noProof/>
            <w:webHidden/>
          </w:rPr>
          <w:tab/>
        </w:r>
        <w:r w:rsidR="00D53DFA">
          <w:rPr>
            <w:noProof/>
            <w:webHidden/>
          </w:rPr>
          <w:fldChar w:fldCharType="begin"/>
        </w:r>
        <w:r w:rsidR="00D53DFA">
          <w:rPr>
            <w:noProof/>
            <w:webHidden/>
          </w:rPr>
          <w:instrText xml:space="preserve"> PAGEREF _Toc27492824 \h </w:instrText>
        </w:r>
        <w:r w:rsidR="00D53DFA">
          <w:rPr>
            <w:noProof/>
            <w:webHidden/>
          </w:rPr>
        </w:r>
        <w:r w:rsidR="00D53DFA">
          <w:rPr>
            <w:noProof/>
            <w:webHidden/>
          </w:rPr>
          <w:fldChar w:fldCharType="separate"/>
        </w:r>
        <w:r w:rsidR="00D53DFA">
          <w:rPr>
            <w:noProof/>
            <w:webHidden/>
          </w:rPr>
          <w:t>10</w:t>
        </w:r>
        <w:r w:rsidR="00D53DFA">
          <w:rPr>
            <w:noProof/>
            <w:webHidden/>
          </w:rPr>
          <w:fldChar w:fldCharType="end"/>
        </w:r>
      </w:hyperlink>
    </w:p>
    <w:p w14:paraId="5CAFE50E" w14:textId="00CA9FDC"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25" w:history="1">
        <w:r w:rsidR="00D53DFA" w:rsidRPr="002A118A">
          <w:rPr>
            <w:rStyle w:val="Hyperlink"/>
            <w:rFonts w:eastAsiaTheme="majorEastAsia"/>
            <w:noProof/>
          </w:rPr>
          <w:t>Hình 2.4. Usecase quản lí đơn hàng</w:t>
        </w:r>
        <w:r w:rsidR="00D53DFA">
          <w:rPr>
            <w:noProof/>
            <w:webHidden/>
          </w:rPr>
          <w:tab/>
        </w:r>
        <w:r w:rsidR="00D53DFA">
          <w:rPr>
            <w:noProof/>
            <w:webHidden/>
          </w:rPr>
          <w:fldChar w:fldCharType="begin"/>
        </w:r>
        <w:r w:rsidR="00D53DFA">
          <w:rPr>
            <w:noProof/>
            <w:webHidden/>
          </w:rPr>
          <w:instrText xml:space="preserve"> PAGEREF _Toc27492825 \h </w:instrText>
        </w:r>
        <w:r w:rsidR="00D53DFA">
          <w:rPr>
            <w:noProof/>
            <w:webHidden/>
          </w:rPr>
        </w:r>
        <w:r w:rsidR="00D53DFA">
          <w:rPr>
            <w:noProof/>
            <w:webHidden/>
          </w:rPr>
          <w:fldChar w:fldCharType="separate"/>
        </w:r>
        <w:r w:rsidR="00D53DFA">
          <w:rPr>
            <w:noProof/>
            <w:webHidden/>
          </w:rPr>
          <w:t>10</w:t>
        </w:r>
        <w:r w:rsidR="00D53DFA">
          <w:rPr>
            <w:noProof/>
            <w:webHidden/>
          </w:rPr>
          <w:fldChar w:fldCharType="end"/>
        </w:r>
      </w:hyperlink>
    </w:p>
    <w:p w14:paraId="62F33036" w14:textId="51DEBAED"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26" w:history="1">
        <w:r w:rsidR="00D53DFA" w:rsidRPr="002A118A">
          <w:rPr>
            <w:rStyle w:val="Hyperlink"/>
            <w:rFonts w:eastAsiaTheme="majorEastAsia"/>
            <w:noProof/>
          </w:rPr>
          <w:t>Hình 2.5. Usecase quản lí chi phí</w:t>
        </w:r>
        <w:r w:rsidR="00D53DFA">
          <w:rPr>
            <w:noProof/>
            <w:webHidden/>
          </w:rPr>
          <w:tab/>
        </w:r>
        <w:r w:rsidR="00D53DFA">
          <w:rPr>
            <w:noProof/>
            <w:webHidden/>
          </w:rPr>
          <w:fldChar w:fldCharType="begin"/>
        </w:r>
        <w:r w:rsidR="00D53DFA">
          <w:rPr>
            <w:noProof/>
            <w:webHidden/>
          </w:rPr>
          <w:instrText xml:space="preserve"> PAGEREF _Toc27492826 \h </w:instrText>
        </w:r>
        <w:r w:rsidR="00D53DFA">
          <w:rPr>
            <w:noProof/>
            <w:webHidden/>
          </w:rPr>
        </w:r>
        <w:r w:rsidR="00D53DFA">
          <w:rPr>
            <w:noProof/>
            <w:webHidden/>
          </w:rPr>
          <w:fldChar w:fldCharType="separate"/>
        </w:r>
        <w:r w:rsidR="00D53DFA">
          <w:rPr>
            <w:noProof/>
            <w:webHidden/>
          </w:rPr>
          <w:t>11</w:t>
        </w:r>
        <w:r w:rsidR="00D53DFA">
          <w:rPr>
            <w:noProof/>
            <w:webHidden/>
          </w:rPr>
          <w:fldChar w:fldCharType="end"/>
        </w:r>
      </w:hyperlink>
    </w:p>
    <w:p w14:paraId="268D7790" w14:textId="4666C1A3"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27" w:history="1">
        <w:r w:rsidR="00D53DFA" w:rsidRPr="002A118A">
          <w:rPr>
            <w:rStyle w:val="Hyperlink"/>
            <w:rFonts w:eastAsiaTheme="majorEastAsia"/>
            <w:noProof/>
          </w:rPr>
          <w:t>Hình 2.6. Usecase quản lí khách hàng</w:t>
        </w:r>
        <w:r w:rsidR="00D53DFA">
          <w:rPr>
            <w:noProof/>
            <w:webHidden/>
          </w:rPr>
          <w:tab/>
        </w:r>
        <w:r w:rsidR="00D53DFA">
          <w:rPr>
            <w:noProof/>
            <w:webHidden/>
          </w:rPr>
          <w:fldChar w:fldCharType="begin"/>
        </w:r>
        <w:r w:rsidR="00D53DFA">
          <w:rPr>
            <w:noProof/>
            <w:webHidden/>
          </w:rPr>
          <w:instrText xml:space="preserve"> PAGEREF _Toc27492827 \h </w:instrText>
        </w:r>
        <w:r w:rsidR="00D53DFA">
          <w:rPr>
            <w:noProof/>
            <w:webHidden/>
          </w:rPr>
        </w:r>
        <w:r w:rsidR="00D53DFA">
          <w:rPr>
            <w:noProof/>
            <w:webHidden/>
          </w:rPr>
          <w:fldChar w:fldCharType="separate"/>
        </w:r>
        <w:r w:rsidR="00D53DFA">
          <w:rPr>
            <w:noProof/>
            <w:webHidden/>
          </w:rPr>
          <w:t>11</w:t>
        </w:r>
        <w:r w:rsidR="00D53DFA">
          <w:rPr>
            <w:noProof/>
            <w:webHidden/>
          </w:rPr>
          <w:fldChar w:fldCharType="end"/>
        </w:r>
      </w:hyperlink>
    </w:p>
    <w:p w14:paraId="1C309107" w14:textId="770166C0"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r:id="rId11" w:anchor="_Toc27492828" w:history="1">
        <w:r w:rsidR="00D53DFA" w:rsidRPr="002A118A">
          <w:rPr>
            <w:rStyle w:val="Hyperlink"/>
            <w:rFonts w:eastAsiaTheme="majorEastAsia"/>
            <w:bCs/>
            <w:noProof/>
          </w:rPr>
          <w:t>Hình 2.7. Usecase quản lí thống kê bán hàng</w:t>
        </w:r>
        <w:r w:rsidR="00D53DFA">
          <w:rPr>
            <w:noProof/>
            <w:webHidden/>
          </w:rPr>
          <w:tab/>
        </w:r>
        <w:r w:rsidR="00D53DFA">
          <w:rPr>
            <w:noProof/>
            <w:webHidden/>
          </w:rPr>
          <w:fldChar w:fldCharType="begin"/>
        </w:r>
        <w:r w:rsidR="00D53DFA">
          <w:rPr>
            <w:noProof/>
            <w:webHidden/>
          </w:rPr>
          <w:instrText xml:space="preserve"> PAGEREF _Toc27492828 \h </w:instrText>
        </w:r>
        <w:r w:rsidR="00D53DFA">
          <w:rPr>
            <w:noProof/>
            <w:webHidden/>
          </w:rPr>
        </w:r>
        <w:r w:rsidR="00D53DFA">
          <w:rPr>
            <w:noProof/>
            <w:webHidden/>
          </w:rPr>
          <w:fldChar w:fldCharType="separate"/>
        </w:r>
        <w:r w:rsidR="00D53DFA">
          <w:rPr>
            <w:noProof/>
            <w:webHidden/>
          </w:rPr>
          <w:t>12</w:t>
        </w:r>
        <w:r w:rsidR="00D53DFA">
          <w:rPr>
            <w:noProof/>
            <w:webHidden/>
          </w:rPr>
          <w:fldChar w:fldCharType="end"/>
        </w:r>
      </w:hyperlink>
    </w:p>
    <w:p w14:paraId="0E38787C" w14:textId="70C608F6"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r:id="rId12" w:anchor="_Toc27492829" w:history="1">
        <w:r w:rsidR="00D53DFA" w:rsidRPr="002A118A">
          <w:rPr>
            <w:rStyle w:val="Hyperlink"/>
            <w:rFonts w:eastAsiaTheme="majorEastAsia"/>
            <w:bCs/>
            <w:noProof/>
          </w:rPr>
          <w:t>Hình 2.8. Usecase quản lí nhân sự</w:t>
        </w:r>
        <w:r w:rsidR="00D53DFA">
          <w:rPr>
            <w:noProof/>
            <w:webHidden/>
          </w:rPr>
          <w:tab/>
        </w:r>
        <w:r w:rsidR="00D53DFA">
          <w:rPr>
            <w:noProof/>
            <w:webHidden/>
          </w:rPr>
          <w:fldChar w:fldCharType="begin"/>
        </w:r>
        <w:r w:rsidR="00D53DFA">
          <w:rPr>
            <w:noProof/>
            <w:webHidden/>
          </w:rPr>
          <w:instrText xml:space="preserve"> PAGEREF _Toc27492829 \h </w:instrText>
        </w:r>
        <w:r w:rsidR="00D53DFA">
          <w:rPr>
            <w:noProof/>
            <w:webHidden/>
          </w:rPr>
        </w:r>
        <w:r w:rsidR="00D53DFA">
          <w:rPr>
            <w:noProof/>
            <w:webHidden/>
          </w:rPr>
          <w:fldChar w:fldCharType="separate"/>
        </w:r>
        <w:r w:rsidR="00D53DFA">
          <w:rPr>
            <w:noProof/>
            <w:webHidden/>
          </w:rPr>
          <w:t>12</w:t>
        </w:r>
        <w:r w:rsidR="00D53DFA">
          <w:rPr>
            <w:noProof/>
            <w:webHidden/>
          </w:rPr>
          <w:fldChar w:fldCharType="end"/>
        </w:r>
      </w:hyperlink>
    </w:p>
    <w:p w14:paraId="2772F6B4" w14:textId="2156C28A"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r:id="rId13" w:anchor="_Toc27492830" w:history="1">
        <w:r w:rsidR="00D53DFA" w:rsidRPr="002A118A">
          <w:rPr>
            <w:rStyle w:val="Hyperlink"/>
            <w:rFonts w:eastAsiaTheme="majorEastAsia"/>
            <w:noProof/>
          </w:rPr>
          <w:t>Hình 2.9. Usecase quản lí cấu hình gian hàng</w:t>
        </w:r>
        <w:r w:rsidR="00D53DFA">
          <w:rPr>
            <w:noProof/>
            <w:webHidden/>
          </w:rPr>
          <w:tab/>
        </w:r>
        <w:r w:rsidR="00D53DFA">
          <w:rPr>
            <w:noProof/>
            <w:webHidden/>
          </w:rPr>
          <w:fldChar w:fldCharType="begin"/>
        </w:r>
        <w:r w:rsidR="00D53DFA">
          <w:rPr>
            <w:noProof/>
            <w:webHidden/>
          </w:rPr>
          <w:instrText xml:space="preserve"> PAGEREF _Toc27492830 \h </w:instrText>
        </w:r>
        <w:r w:rsidR="00D53DFA">
          <w:rPr>
            <w:noProof/>
            <w:webHidden/>
          </w:rPr>
        </w:r>
        <w:r w:rsidR="00D53DFA">
          <w:rPr>
            <w:noProof/>
            <w:webHidden/>
          </w:rPr>
          <w:fldChar w:fldCharType="separate"/>
        </w:r>
        <w:r w:rsidR="00D53DFA">
          <w:rPr>
            <w:noProof/>
            <w:webHidden/>
          </w:rPr>
          <w:t>13</w:t>
        </w:r>
        <w:r w:rsidR="00D53DFA">
          <w:rPr>
            <w:noProof/>
            <w:webHidden/>
          </w:rPr>
          <w:fldChar w:fldCharType="end"/>
        </w:r>
      </w:hyperlink>
    </w:p>
    <w:p w14:paraId="006F2013" w14:textId="3895D7F0"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r:id="rId14" w:anchor="_Toc27492831" w:history="1">
        <w:r w:rsidR="00D53DFA" w:rsidRPr="002A118A">
          <w:rPr>
            <w:rStyle w:val="Hyperlink"/>
            <w:rFonts w:eastAsiaTheme="majorEastAsia"/>
            <w:noProof/>
          </w:rPr>
          <w:t>Hình 2.10. Biểu đồ tuần tự chức năng đăng ký</w:t>
        </w:r>
        <w:r w:rsidR="00D53DFA">
          <w:rPr>
            <w:noProof/>
            <w:webHidden/>
          </w:rPr>
          <w:tab/>
        </w:r>
        <w:r w:rsidR="00D53DFA">
          <w:rPr>
            <w:noProof/>
            <w:webHidden/>
          </w:rPr>
          <w:fldChar w:fldCharType="begin"/>
        </w:r>
        <w:r w:rsidR="00D53DFA">
          <w:rPr>
            <w:noProof/>
            <w:webHidden/>
          </w:rPr>
          <w:instrText xml:space="preserve"> PAGEREF _Toc27492831 \h </w:instrText>
        </w:r>
        <w:r w:rsidR="00D53DFA">
          <w:rPr>
            <w:noProof/>
            <w:webHidden/>
          </w:rPr>
        </w:r>
        <w:r w:rsidR="00D53DFA">
          <w:rPr>
            <w:noProof/>
            <w:webHidden/>
          </w:rPr>
          <w:fldChar w:fldCharType="separate"/>
        </w:r>
        <w:r w:rsidR="00D53DFA">
          <w:rPr>
            <w:noProof/>
            <w:webHidden/>
          </w:rPr>
          <w:t>22</w:t>
        </w:r>
        <w:r w:rsidR="00D53DFA">
          <w:rPr>
            <w:noProof/>
            <w:webHidden/>
          </w:rPr>
          <w:fldChar w:fldCharType="end"/>
        </w:r>
      </w:hyperlink>
    </w:p>
    <w:p w14:paraId="422E33B9" w14:textId="79991239"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r:id="rId15" w:anchor="_Toc27492832" w:history="1">
        <w:r w:rsidR="00D53DFA" w:rsidRPr="002A118A">
          <w:rPr>
            <w:rStyle w:val="Hyperlink"/>
            <w:rFonts w:eastAsiaTheme="majorEastAsia"/>
            <w:noProof/>
          </w:rPr>
          <w:t>Hình 2.11. Biểu đồ tuần tự chức năng tạo đơn hàng mới</w:t>
        </w:r>
        <w:r w:rsidR="00D53DFA">
          <w:rPr>
            <w:noProof/>
            <w:webHidden/>
          </w:rPr>
          <w:tab/>
        </w:r>
        <w:r w:rsidR="00D53DFA">
          <w:rPr>
            <w:noProof/>
            <w:webHidden/>
          </w:rPr>
          <w:fldChar w:fldCharType="begin"/>
        </w:r>
        <w:r w:rsidR="00D53DFA">
          <w:rPr>
            <w:noProof/>
            <w:webHidden/>
          </w:rPr>
          <w:instrText xml:space="preserve"> PAGEREF _Toc27492832 \h </w:instrText>
        </w:r>
        <w:r w:rsidR="00D53DFA">
          <w:rPr>
            <w:noProof/>
            <w:webHidden/>
          </w:rPr>
        </w:r>
        <w:r w:rsidR="00D53DFA">
          <w:rPr>
            <w:noProof/>
            <w:webHidden/>
          </w:rPr>
          <w:fldChar w:fldCharType="separate"/>
        </w:r>
        <w:r w:rsidR="00D53DFA">
          <w:rPr>
            <w:noProof/>
            <w:webHidden/>
          </w:rPr>
          <w:t>23</w:t>
        </w:r>
        <w:r w:rsidR="00D53DFA">
          <w:rPr>
            <w:noProof/>
            <w:webHidden/>
          </w:rPr>
          <w:fldChar w:fldCharType="end"/>
        </w:r>
      </w:hyperlink>
    </w:p>
    <w:p w14:paraId="01830A3E" w14:textId="19425EF0"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r:id="rId16" w:anchor="_Toc27492833" w:history="1">
        <w:r w:rsidR="00D53DFA" w:rsidRPr="002A118A">
          <w:rPr>
            <w:rStyle w:val="Hyperlink"/>
            <w:rFonts w:eastAsiaTheme="majorEastAsia"/>
            <w:noProof/>
          </w:rPr>
          <w:t>Hình 2.12. Biểu đồ tuần tự chức năng đăng nhập</w:t>
        </w:r>
        <w:r w:rsidR="00D53DFA">
          <w:rPr>
            <w:noProof/>
            <w:webHidden/>
          </w:rPr>
          <w:tab/>
        </w:r>
        <w:r w:rsidR="00D53DFA">
          <w:rPr>
            <w:noProof/>
            <w:webHidden/>
          </w:rPr>
          <w:fldChar w:fldCharType="begin"/>
        </w:r>
        <w:r w:rsidR="00D53DFA">
          <w:rPr>
            <w:noProof/>
            <w:webHidden/>
          </w:rPr>
          <w:instrText xml:space="preserve"> PAGEREF _Toc27492833 \h </w:instrText>
        </w:r>
        <w:r w:rsidR="00D53DFA">
          <w:rPr>
            <w:noProof/>
            <w:webHidden/>
          </w:rPr>
        </w:r>
        <w:r w:rsidR="00D53DFA">
          <w:rPr>
            <w:noProof/>
            <w:webHidden/>
          </w:rPr>
          <w:fldChar w:fldCharType="separate"/>
        </w:r>
        <w:r w:rsidR="00D53DFA">
          <w:rPr>
            <w:noProof/>
            <w:webHidden/>
          </w:rPr>
          <w:t>23</w:t>
        </w:r>
        <w:r w:rsidR="00D53DFA">
          <w:rPr>
            <w:noProof/>
            <w:webHidden/>
          </w:rPr>
          <w:fldChar w:fldCharType="end"/>
        </w:r>
      </w:hyperlink>
    </w:p>
    <w:p w14:paraId="1B2C96C9" w14:textId="56C05585"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r:id="rId17" w:anchor="_Toc27492834" w:history="1">
        <w:r w:rsidR="00D53DFA" w:rsidRPr="002A118A">
          <w:rPr>
            <w:rStyle w:val="Hyperlink"/>
            <w:rFonts w:eastAsiaTheme="majorEastAsia"/>
            <w:noProof/>
          </w:rPr>
          <w:t>Hình 2.13. Biểu đồ tuần tự chức năng tạo sản phẩm mới</w:t>
        </w:r>
        <w:r w:rsidR="00D53DFA">
          <w:rPr>
            <w:noProof/>
            <w:webHidden/>
          </w:rPr>
          <w:tab/>
        </w:r>
        <w:r w:rsidR="00D53DFA">
          <w:rPr>
            <w:noProof/>
            <w:webHidden/>
          </w:rPr>
          <w:fldChar w:fldCharType="begin"/>
        </w:r>
        <w:r w:rsidR="00D53DFA">
          <w:rPr>
            <w:noProof/>
            <w:webHidden/>
          </w:rPr>
          <w:instrText xml:space="preserve"> PAGEREF _Toc27492834 \h </w:instrText>
        </w:r>
        <w:r w:rsidR="00D53DFA">
          <w:rPr>
            <w:noProof/>
            <w:webHidden/>
          </w:rPr>
        </w:r>
        <w:r w:rsidR="00D53DFA">
          <w:rPr>
            <w:noProof/>
            <w:webHidden/>
          </w:rPr>
          <w:fldChar w:fldCharType="separate"/>
        </w:r>
        <w:r w:rsidR="00D53DFA">
          <w:rPr>
            <w:noProof/>
            <w:webHidden/>
          </w:rPr>
          <w:t>24</w:t>
        </w:r>
        <w:r w:rsidR="00D53DFA">
          <w:rPr>
            <w:noProof/>
            <w:webHidden/>
          </w:rPr>
          <w:fldChar w:fldCharType="end"/>
        </w:r>
      </w:hyperlink>
    </w:p>
    <w:p w14:paraId="18A16195" w14:textId="61F60BAF"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35" w:history="1">
        <w:r w:rsidR="00D53DFA" w:rsidRPr="002A118A">
          <w:rPr>
            <w:rStyle w:val="Hyperlink"/>
            <w:rFonts w:eastAsiaTheme="majorEastAsia"/>
            <w:noProof/>
          </w:rPr>
          <w:t>Hình 2.14. Bảng vẽ cơ sở dữ liệu</w:t>
        </w:r>
        <w:r w:rsidR="00D53DFA">
          <w:rPr>
            <w:noProof/>
            <w:webHidden/>
          </w:rPr>
          <w:tab/>
        </w:r>
        <w:r w:rsidR="00D53DFA">
          <w:rPr>
            <w:noProof/>
            <w:webHidden/>
          </w:rPr>
          <w:fldChar w:fldCharType="begin"/>
        </w:r>
        <w:r w:rsidR="00D53DFA">
          <w:rPr>
            <w:noProof/>
            <w:webHidden/>
          </w:rPr>
          <w:instrText xml:space="preserve"> PAGEREF _Toc27492835 \h </w:instrText>
        </w:r>
        <w:r w:rsidR="00D53DFA">
          <w:rPr>
            <w:noProof/>
            <w:webHidden/>
          </w:rPr>
        </w:r>
        <w:r w:rsidR="00D53DFA">
          <w:rPr>
            <w:noProof/>
            <w:webHidden/>
          </w:rPr>
          <w:fldChar w:fldCharType="separate"/>
        </w:r>
        <w:r w:rsidR="00D53DFA">
          <w:rPr>
            <w:noProof/>
            <w:webHidden/>
          </w:rPr>
          <w:t>24</w:t>
        </w:r>
        <w:r w:rsidR="00D53DFA">
          <w:rPr>
            <w:noProof/>
            <w:webHidden/>
          </w:rPr>
          <w:fldChar w:fldCharType="end"/>
        </w:r>
      </w:hyperlink>
    </w:p>
    <w:p w14:paraId="022957D4" w14:textId="777DAD9A"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r:id="rId18" w:anchor="_Toc27492836" w:history="1">
        <w:r w:rsidR="00D53DFA" w:rsidRPr="002A118A">
          <w:rPr>
            <w:rStyle w:val="Hyperlink"/>
            <w:rFonts w:eastAsiaTheme="majorEastAsia"/>
            <w:noProof/>
          </w:rPr>
          <w:t>Hình 2.15. Mối quan hệ giữa sản phẩm và phân cấp sản phẩm</w:t>
        </w:r>
        <w:r w:rsidR="00D53DFA">
          <w:rPr>
            <w:noProof/>
            <w:webHidden/>
          </w:rPr>
          <w:tab/>
        </w:r>
        <w:r w:rsidR="00D53DFA">
          <w:rPr>
            <w:noProof/>
            <w:webHidden/>
          </w:rPr>
          <w:fldChar w:fldCharType="begin"/>
        </w:r>
        <w:r w:rsidR="00D53DFA">
          <w:rPr>
            <w:noProof/>
            <w:webHidden/>
          </w:rPr>
          <w:instrText xml:space="preserve"> PAGEREF _Toc27492836 \h </w:instrText>
        </w:r>
        <w:r w:rsidR="00D53DFA">
          <w:rPr>
            <w:noProof/>
            <w:webHidden/>
          </w:rPr>
        </w:r>
        <w:r w:rsidR="00D53DFA">
          <w:rPr>
            <w:noProof/>
            <w:webHidden/>
          </w:rPr>
          <w:fldChar w:fldCharType="separate"/>
        </w:r>
        <w:r w:rsidR="00D53DFA">
          <w:rPr>
            <w:noProof/>
            <w:webHidden/>
          </w:rPr>
          <w:t>29</w:t>
        </w:r>
        <w:r w:rsidR="00D53DFA">
          <w:rPr>
            <w:noProof/>
            <w:webHidden/>
          </w:rPr>
          <w:fldChar w:fldCharType="end"/>
        </w:r>
      </w:hyperlink>
    </w:p>
    <w:p w14:paraId="071B0ED0" w14:textId="34C078C5"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37" w:history="1">
        <w:r w:rsidR="00D53DFA" w:rsidRPr="002A118A">
          <w:rPr>
            <w:rStyle w:val="Hyperlink"/>
            <w:rFonts w:eastAsiaTheme="majorEastAsia"/>
            <w:noProof/>
          </w:rPr>
          <w:t>Hình 2.16. Mối quan hệ giữa khách hàng và đơn hàng</w:t>
        </w:r>
        <w:r w:rsidR="00D53DFA">
          <w:rPr>
            <w:noProof/>
            <w:webHidden/>
          </w:rPr>
          <w:tab/>
        </w:r>
        <w:r w:rsidR="00D53DFA">
          <w:rPr>
            <w:noProof/>
            <w:webHidden/>
          </w:rPr>
          <w:fldChar w:fldCharType="begin"/>
        </w:r>
        <w:r w:rsidR="00D53DFA">
          <w:rPr>
            <w:noProof/>
            <w:webHidden/>
          </w:rPr>
          <w:instrText xml:space="preserve"> PAGEREF _Toc27492837 \h </w:instrText>
        </w:r>
        <w:r w:rsidR="00D53DFA">
          <w:rPr>
            <w:noProof/>
            <w:webHidden/>
          </w:rPr>
        </w:r>
        <w:r w:rsidR="00D53DFA">
          <w:rPr>
            <w:noProof/>
            <w:webHidden/>
          </w:rPr>
          <w:fldChar w:fldCharType="separate"/>
        </w:r>
        <w:r w:rsidR="00D53DFA">
          <w:rPr>
            <w:noProof/>
            <w:webHidden/>
          </w:rPr>
          <w:t>29</w:t>
        </w:r>
        <w:r w:rsidR="00D53DFA">
          <w:rPr>
            <w:noProof/>
            <w:webHidden/>
          </w:rPr>
          <w:fldChar w:fldCharType="end"/>
        </w:r>
      </w:hyperlink>
    </w:p>
    <w:p w14:paraId="3413F288" w14:textId="19231EDD"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38" w:history="1">
        <w:r w:rsidR="00D53DFA" w:rsidRPr="002A118A">
          <w:rPr>
            <w:rStyle w:val="Hyperlink"/>
            <w:rFonts w:eastAsiaTheme="majorEastAsia"/>
            <w:noProof/>
          </w:rPr>
          <w:t>Hình 2.17. Mối quan hệ giữa đơn hàng và phân cấp sản phẩm</w:t>
        </w:r>
        <w:r w:rsidR="00D53DFA">
          <w:rPr>
            <w:noProof/>
            <w:webHidden/>
          </w:rPr>
          <w:tab/>
        </w:r>
        <w:r w:rsidR="00D53DFA">
          <w:rPr>
            <w:noProof/>
            <w:webHidden/>
          </w:rPr>
          <w:fldChar w:fldCharType="begin"/>
        </w:r>
        <w:r w:rsidR="00D53DFA">
          <w:rPr>
            <w:noProof/>
            <w:webHidden/>
          </w:rPr>
          <w:instrText xml:space="preserve"> PAGEREF _Toc27492838 \h </w:instrText>
        </w:r>
        <w:r w:rsidR="00D53DFA">
          <w:rPr>
            <w:noProof/>
            <w:webHidden/>
          </w:rPr>
        </w:r>
        <w:r w:rsidR="00D53DFA">
          <w:rPr>
            <w:noProof/>
            <w:webHidden/>
          </w:rPr>
          <w:fldChar w:fldCharType="separate"/>
        </w:r>
        <w:r w:rsidR="00D53DFA">
          <w:rPr>
            <w:noProof/>
            <w:webHidden/>
          </w:rPr>
          <w:t>29</w:t>
        </w:r>
        <w:r w:rsidR="00D53DFA">
          <w:rPr>
            <w:noProof/>
            <w:webHidden/>
          </w:rPr>
          <w:fldChar w:fldCharType="end"/>
        </w:r>
      </w:hyperlink>
    </w:p>
    <w:p w14:paraId="7C4C1DA1" w14:textId="6973CB54"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39" w:history="1">
        <w:r w:rsidR="00D53DFA" w:rsidRPr="002A118A">
          <w:rPr>
            <w:rStyle w:val="Hyperlink"/>
            <w:rFonts w:eastAsiaTheme="majorEastAsia"/>
            <w:noProof/>
          </w:rPr>
          <w:t>Hình 2.18. Mô tả chi tiết bảng admin</w:t>
        </w:r>
        <w:r w:rsidR="00D53DFA">
          <w:rPr>
            <w:noProof/>
            <w:webHidden/>
          </w:rPr>
          <w:tab/>
        </w:r>
        <w:r w:rsidR="00D53DFA">
          <w:rPr>
            <w:noProof/>
            <w:webHidden/>
          </w:rPr>
          <w:fldChar w:fldCharType="begin"/>
        </w:r>
        <w:r w:rsidR="00D53DFA">
          <w:rPr>
            <w:noProof/>
            <w:webHidden/>
          </w:rPr>
          <w:instrText xml:space="preserve"> PAGEREF _Toc27492839 \h </w:instrText>
        </w:r>
        <w:r w:rsidR="00D53DFA">
          <w:rPr>
            <w:noProof/>
            <w:webHidden/>
          </w:rPr>
        </w:r>
        <w:r w:rsidR="00D53DFA">
          <w:rPr>
            <w:noProof/>
            <w:webHidden/>
          </w:rPr>
          <w:fldChar w:fldCharType="separate"/>
        </w:r>
        <w:r w:rsidR="00D53DFA">
          <w:rPr>
            <w:noProof/>
            <w:webHidden/>
          </w:rPr>
          <w:t>30</w:t>
        </w:r>
        <w:r w:rsidR="00D53DFA">
          <w:rPr>
            <w:noProof/>
            <w:webHidden/>
          </w:rPr>
          <w:fldChar w:fldCharType="end"/>
        </w:r>
      </w:hyperlink>
    </w:p>
    <w:p w14:paraId="0F1994B7" w14:textId="617FE08E"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0" w:history="1">
        <w:r w:rsidR="00D53DFA" w:rsidRPr="002A118A">
          <w:rPr>
            <w:rStyle w:val="Hyperlink"/>
            <w:rFonts w:eastAsiaTheme="majorEastAsia"/>
            <w:noProof/>
          </w:rPr>
          <w:t>Hình 2.19. Mô tả chi tiết bảng city</w:t>
        </w:r>
        <w:r w:rsidR="00D53DFA">
          <w:rPr>
            <w:noProof/>
            <w:webHidden/>
          </w:rPr>
          <w:tab/>
        </w:r>
        <w:r w:rsidR="00D53DFA">
          <w:rPr>
            <w:noProof/>
            <w:webHidden/>
          </w:rPr>
          <w:fldChar w:fldCharType="begin"/>
        </w:r>
        <w:r w:rsidR="00D53DFA">
          <w:rPr>
            <w:noProof/>
            <w:webHidden/>
          </w:rPr>
          <w:instrText xml:space="preserve"> PAGEREF _Toc27492840 \h </w:instrText>
        </w:r>
        <w:r w:rsidR="00D53DFA">
          <w:rPr>
            <w:noProof/>
            <w:webHidden/>
          </w:rPr>
        </w:r>
        <w:r w:rsidR="00D53DFA">
          <w:rPr>
            <w:noProof/>
            <w:webHidden/>
          </w:rPr>
          <w:fldChar w:fldCharType="separate"/>
        </w:r>
        <w:r w:rsidR="00D53DFA">
          <w:rPr>
            <w:noProof/>
            <w:webHidden/>
          </w:rPr>
          <w:t>31</w:t>
        </w:r>
        <w:r w:rsidR="00D53DFA">
          <w:rPr>
            <w:noProof/>
            <w:webHidden/>
          </w:rPr>
          <w:fldChar w:fldCharType="end"/>
        </w:r>
      </w:hyperlink>
    </w:p>
    <w:p w14:paraId="636AE142" w14:textId="131AEAD8"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1" w:history="1">
        <w:r w:rsidR="00D53DFA" w:rsidRPr="002A118A">
          <w:rPr>
            <w:rStyle w:val="Hyperlink"/>
            <w:rFonts w:eastAsiaTheme="majorEastAsia"/>
            <w:noProof/>
          </w:rPr>
          <w:t>Hình 2.20. Mô tả chi tiết bảng customer</w:t>
        </w:r>
        <w:r w:rsidR="00D53DFA">
          <w:rPr>
            <w:noProof/>
            <w:webHidden/>
          </w:rPr>
          <w:tab/>
        </w:r>
        <w:r w:rsidR="00D53DFA">
          <w:rPr>
            <w:noProof/>
            <w:webHidden/>
          </w:rPr>
          <w:fldChar w:fldCharType="begin"/>
        </w:r>
        <w:r w:rsidR="00D53DFA">
          <w:rPr>
            <w:noProof/>
            <w:webHidden/>
          </w:rPr>
          <w:instrText xml:space="preserve"> PAGEREF _Toc27492841 \h </w:instrText>
        </w:r>
        <w:r w:rsidR="00D53DFA">
          <w:rPr>
            <w:noProof/>
            <w:webHidden/>
          </w:rPr>
        </w:r>
        <w:r w:rsidR="00D53DFA">
          <w:rPr>
            <w:noProof/>
            <w:webHidden/>
          </w:rPr>
          <w:fldChar w:fldCharType="separate"/>
        </w:r>
        <w:r w:rsidR="00D53DFA">
          <w:rPr>
            <w:noProof/>
            <w:webHidden/>
          </w:rPr>
          <w:t>31</w:t>
        </w:r>
        <w:r w:rsidR="00D53DFA">
          <w:rPr>
            <w:noProof/>
            <w:webHidden/>
          </w:rPr>
          <w:fldChar w:fldCharType="end"/>
        </w:r>
      </w:hyperlink>
    </w:p>
    <w:p w14:paraId="16508456" w14:textId="26643E4F"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2" w:history="1">
        <w:r w:rsidR="00D53DFA" w:rsidRPr="002A118A">
          <w:rPr>
            <w:rStyle w:val="Hyperlink"/>
            <w:rFonts w:eastAsiaTheme="majorEastAsia"/>
            <w:noProof/>
          </w:rPr>
          <w:t>Hình 2.21. Mô tả chi tiết bảng expense</w:t>
        </w:r>
        <w:r w:rsidR="00D53DFA">
          <w:rPr>
            <w:noProof/>
            <w:webHidden/>
          </w:rPr>
          <w:tab/>
        </w:r>
        <w:r w:rsidR="00D53DFA">
          <w:rPr>
            <w:noProof/>
            <w:webHidden/>
          </w:rPr>
          <w:fldChar w:fldCharType="begin"/>
        </w:r>
        <w:r w:rsidR="00D53DFA">
          <w:rPr>
            <w:noProof/>
            <w:webHidden/>
          </w:rPr>
          <w:instrText xml:space="preserve"> PAGEREF _Toc27492842 \h </w:instrText>
        </w:r>
        <w:r w:rsidR="00D53DFA">
          <w:rPr>
            <w:noProof/>
            <w:webHidden/>
          </w:rPr>
        </w:r>
        <w:r w:rsidR="00D53DFA">
          <w:rPr>
            <w:noProof/>
            <w:webHidden/>
          </w:rPr>
          <w:fldChar w:fldCharType="separate"/>
        </w:r>
        <w:r w:rsidR="00D53DFA">
          <w:rPr>
            <w:noProof/>
            <w:webHidden/>
          </w:rPr>
          <w:t>32</w:t>
        </w:r>
        <w:r w:rsidR="00D53DFA">
          <w:rPr>
            <w:noProof/>
            <w:webHidden/>
          </w:rPr>
          <w:fldChar w:fldCharType="end"/>
        </w:r>
      </w:hyperlink>
    </w:p>
    <w:p w14:paraId="29F1852D" w14:textId="39341040"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3" w:history="1">
        <w:r w:rsidR="00D53DFA" w:rsidRPr="002A118A">
          <w:rPr>
            <w:rStyle w:val="Hyperlink"/>
            <w:rFonts w:eastAsiaTheme="majorEastAsia"/>
            <w:noProof/>
          </w:rPr>
          <w:t>Hình 2.22. Mô tả chi tiết bảng history</w:t>
        </w:r>
        <w:r w:rsidR="00D53DFA">
          <w:rPr>
            <w:noProof/>
            <w:webHidden/>
          </w:rPr>
          <w:tab/>
        </w:r>
        <w:r w:rsidR="00D53DFA">
          <w:rPr>
            <w:noProof/>
            <w:webHidden/>
          </w:rPr>
          <w:fldChar w:fldCharType="begin"/>
        </w:r>
        <w:r w:rsidR="00D53DFA">
          <w:rPr>
            <w:noProof/>
            <w:webHidden/>
          </w:rPr>
          <w:instrText xml:space="preserve"> PAGEREF _Toc27492843 \h </w:instrText>
        </w:r>
        <w:r w:rsidR="00D53DFA">
          <w:rPr>
            <w:noProof/>
            <w:webHidden/>
          </w:rPr>
        </w:r>
        <w:r w:rsidR="00D53DFA">
          <w:rPr>
            <w:noProof/>
            <w:webHidden/>
          </w:rPr>
          <w:fldChar w:fldCharType="separate"/>
        </w:r>
        <w:r w:rsidR="00D53DFA">
          <w:rPr>
            <w:noProof/>
            <w:webHidden/>
          </w:rPr>
          <w:t>32</w:t>
        </w:r>
        <w:r w:rsidR="00D53DFA">
          <w:rPr>
            <w:noProof/>
            <w:webHidden/>
          </w:rPr>
          <w:fldChar w:fldCharType="end"/>
        </w:r>
      </w:hyperlink>
    </w:p>
    <w:p w14:paraId="318ED016" w14:textId="38D9CB69"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4" w:history="1">
        <w:r w:rsidR="00D53DFA" w:rsidRPr="002A118A">
          <w:rPr>
            <w:rStyle w:val="Hyperlink"/>
            <w:rFonts w:eastAsiaTheme="majorEastAsia"/>
            <w:noProof/>
          </w:rPr>
          <w:t>Hình 2.23. Mô tả chi tiết bảng order_tb</w:t>
        </w:r>
        <w:r w:rsidR="00D53DFA">
          <w:rPr>
            <w:noProof/>
            <w:webHidden/>
          </w:rPr>
          <w:tab/>
        </w:r>
        <w:r w:rsidR="00D53DFA">
          <w:rPr>
            <w:noProof/>
            <w:webHidden/>
          </w:rPr>
          <w:fldChar w:fldCharType="begin"/>
        </w:r>
        <w:r w:rsidR="00D53DFA">
          <w:rPr>
            <w:noProof/>
            <w:webHidden/>
          </w:rPr>
          <w:instrText xml:space="preserve"> PAGEREF _Toc27492844 \h </w:instrText>
        </w:r>
        <w:r w:rsidR="00D53DFA">
          <w:rPr>
            <w:noProof/>
            <w:webHidden/>
          </w:rPr>
        </w:r>
        <w:r w:rsidR="00D53DFA">
          <w:rPr>
            <w:noProof/>
            <w:webHidden/>
          </w:rPr>
          <w:fldChar w:fldCharType="separate"/>
        </w:r>
        <w:r w:rsidR="00D53DFA">
          <w:rPr>
            <w:noProof/>
            <w:webHidden/>
          </w:rPr>
          <w:t>33</w:t>
        </w:r>
        <w:r w:rsidR="00D53DFA">
          <w:rPr>
            <w:noProof/>
            <w:webHidden/>
          </w:rPr>
          <w:fldChar w:fldCharType="end"/>
        </w:r>
      </w:hyperlink>
    </w:p>
    <w:p w14:paraId="4ED1B36F" w14:textId="711FB6B5"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5" w:history="1">
        <w:r w:rsidR="00D53DFA" w:rsidRPr="002A118A">
          <w:rPr>
            <w:rStyle w:val="Hyperlink"/>
            <w:rFonts w:eastAsiaTheme="majorEastAsia"/>
            <w:noProof/>
          </w:rPr>
          <w:t>Hình 2.24. Mô tả chi tiết bảng order_tb_product</w:t>
        </w:r>
        <w:r w:rsidR="00D53DFA">
          <w:rPr>
            <w:noProof/>
            <w:webHidden/>
          </w:rPr>
          <w:tab/>
        </w:r>
        <w:r w:rsidR="00D53DFA">
          <w:rPr>
            <w:noProof/>
            <w:webHidden/>
          </w:rPr>
          <w:fldChar w:fldCharType="begin"/>
        </w:r>
        <w:r w:rsidR="00D53DFA">
          <w:rPr>
            <w:noProof/>
            <w:webHidden/>
          </w:rPr>
          <w:instrText xml:space="preserve"> PAGEREF _Toc27492845 \h </w:instrText>
        </w:r>
        <w:r w:rsidR="00D53DFA">
          <w:rPr>
            <w:noProof/>
            <w:webHidden/>
          </w:rPr>
        </w:r>
        <w:r w:rsidR="00D53DFA">
          <w:rPr>
            <w:noProof/>
            <w:webHidden/>
          </w:rPr>
          <w:fldChar w:fldCharType="separate"/>
        </w:r>
        <w:r w:rsidR="00D53DFA">
          <w:rPr>
            <w:noProof/>
            <w:webHidden/>
          </w:rPr>
          <w:t>34</w:t>
        </w:r>
        <w:r w:rsidR="00D53DFA">
          <w:rPr>
            <w:noProof/>
            <w:webHidden/>
          </w:rPr>
          <w:fldChar w:fldCharType="end"/>
        </w:r>
      </w:hyperlink>
    </w:p>
    <w:p w14:paraId="5DDD8230" w14:textId="24C5FFD1"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6" w:history="1">
        <w:r w:rsidR="00D53DFA" w:rsidRPr="002A118A">
          <w:rPr>
            <w:rStyle w:val="Hyperlink"/>
            <w:rFonts w:eastAsiaTheme="majorEastAsia"/>
            <w:noProof/>
          </w:rPr>
          <w:t>Hình 2.25. Mô tả chi tiết bảng product</w:t>
        </w:r>
        <w:r w:rsidR="00D53DFA">
          <w:rPr>
            <w:noProof/>
            <w:webHidden/>
          </w:rPr>
          <w:tab/>
        </w:r>
        <w:r w:rsidR="00D53DFA">
          <w:rPr>
            <w:noProof/>
            <w:webHidden/>
          </w:rPr>
          <w:fldChar w:fldCharType="begin"/>
        </w:r>
        <w:r w:rsidR="00D53DFA">
          <w:rPr>
            <w:noProof/>
            <w:webHidden/>
          </w:rPr>
          <w:instrText xml:space="preserve"> PAGEREF _Toc27492846 \h </w:instrText>
        </w:r>
        <w:r w:rsidR="00D53DFA">
          <w:rPr>
            <w:noProof/>
            <w:webHidden/>
          </w:rPr>
        </w:r>
        <w:r w:rsidR="00D53DFA">
          <w:rPr>
            <w:noProof/>
            <w:webHidden/>
          </w:rPr>
          <w:fldChar w:fldCharType="separate"/>
        </w:r>
        <w:r w:rsidR="00D53DFA">
          <w:rPr>
            <w:noProof/>
            <w:webHidden/>
          </w:rPr>
          <w:t>36</w:t>
        </w:r>
        <w:r w:rsidR="00D53DFA">
          <w:rPr>
            <w:noProof/>
            <w:webHidden/>
          </w:rPr>
          <w:fldChar w:fldCharType="end"/>
        </w:r>
      </w:hyperlink>
    </w:p>
    <w:p w14:paraId="15D8559D" w14:textId="61671822"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7" w:history="1">
        <w:r w:rsidR="00D53DFA" w:rsidRPr="002A118A">
          <w:rPr>
            <w:rStyle w:val="Hyperlink"/>
            <w:rFonts w:eastAsiaTheme="majorEastAsia"/>
            <w:noProof/>
          </w:rPr>
          <w:t>Hình 2.26. Mô tả chi tiết bảng product_variation</w:t>
        </w:r>
        <w:r w:rsidR="00D53DFA">
          <w:rPr>
            <w:noProof/>
            <w:webHidden/>
          </w:rPr>
          <w:tab/>
        </w:r>
        <w:r w:rsidR="00D53DFA">
          <w:rPr>
            <w:noProof/>
            <w:webHidden/>
          </w:rPr>
          <w:fldChar w:fldCharType="begin"/>
        </w:r>
        <w:r w:rsidR="00D53DFA">
          <w:rPr>
            <w:noProof/>
            <w:webHidden/>
          </w:rPr>
          <w:instrText xml:space="preserve"> PAGEREF _Toc27492847 \h </w:instrText>
        </w:r>
        <w:r w:rsidR="00D53DFA">
          <w:rPr>
            <w:noProof/>
            <w:webHidden/>
          </w:rPr>
        </w:r>
        <w:r w:rsidR="00D53DFA">
          <w:rPr>
            <w:noProof/>
            <w:webHidden/>
          </w:rPr>
          <w:fldChar w:fldCharType="separate"/>
        </w:r>
        <w:r w:rsidR="00D53DFA">
          <w:rPr>
            <w:noProof/>
            <w:webHidden/>
          </w:rPr>
          <w:t>38</w:t>
        </w:r>
        <w:r w:rsidR="00D53DFA">
          <w:rPr>
            <w:noProof/>
            <w:webHidden/>
          </w:rPr>
          <w:fldChar w:fldCharType="end"/>
        </w:r>
      </w:hyperlink>
    </w:p>
    <w:p w14:paraId="27592A46" w14:textId="02AA9E38"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8" w:history="1">
        <w:r w:rsidR="00D53DFA" w:rsidRPr="002A118A">
          <w:rPr>
            <w:rStyle w:val="Hyperlink"/>
            <w:rFonts w:eastAsiaTheme="majorEastAsia"/>
            <w:noProof/>
          </w:rPr>
          <w:t>Hình 2.27. Mô tả chi tiết bảng report_nam</w:t>
        </w:r>
        <w:r w:rsidR="00D53DFA">
          <w:rPr>
            <w:noProof/>
            <w:webHidden/>
          </w:rPr>
          <w:tab/>
        </w:r>
        <w:r w:rsidR="00D53DFA">
          <w:rPr>
            <w:noProof/>
            <w:webHidden/>
          </w:rPr>
          <w:fldChar w:fldCharType="begin"/>
        </w:r>
        <w:r w:rsidR="00D53DFA">
          <w:rPr>
            <w:noProof/>
            <w:webHidden/>
          </w:rPr>
          <w:instrText xml:space="preserve"> PAGEREF _Toc27492848 \h </w:instrText>
        </w:r>
        <w:r w:rsidR="00D53DFA">
          <w:rPr>
            <w:noProof/>
            <w:webHidden/>
          </w:rPr>
        </w:r>
        <w:r w:rsidR="00D53DFA">
          <w:rPr>
            <w:noProof/>
            <w:webHidden/>
          </w:rPr>
          <w:fldChar w:fldCharType="separate"/>
        </w:r>
        <w:r w:rsidR="00D53DFA">
          <w:rPr>
            <w:noProof/>
            <w:webHidden/>
          </w:rPr>
          <w:t>39</w:t>
        </w:r>
        <w:r w:rsidR="00D53DFA">
          <w:rPr>
            <w:noProof/>
            <w:webHidden/>
          </w:rPr>
          <w:fldChar w:fldCharType="end"/>
        </w:r>
      </w:hyperlink>
    </w:p>
    <w:p w14:paraId="22B788C9" w14:textId="0CCF774F"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49" w:history="1">
        <w:r w:rsidR="00D53DFA" w:rsidRPr="002A118A">
          <w:rPr>
            <w:rStyle w:val="Hyperlink"/>
            <w:rFonts w:eastAsiaTheme="majorEastAsia"/>
            <w:noProof/>
          </w:rPr>
          <w:t>Hình 2.28. Mô tả chi tiết bảng report_thang</w:t>
        </w:r>
        <w:r w:rsidR="00D53DFA">
          <w:rPr>
            <w:noProof/>
            <w:webHidden/>
          </w:rPr>
          <w:tab/>
        </w:r>
        <w:r w:rsidR="00D53DFA">
          <w:rPr>
            <w:noProof/>
            <w:webHidden/>
          </w:rPr>
          <w:fldChar w:fldCharType="begin"/>
        </w:r>
        <w:r w:rsidR="00D53DFA">
          <w:rPr>
            <w:noProof/>
            <w:webHidden/>
          </w:rPr>
          <w:instrText xml:space="preserve"> PAGEREF _Toc27492849 \h </w:instrText>
        </w:r>
        <w:r w:rsidR="00D53DFA">
          <w:rPr>
            <w:noProof/>
            <w:webHidden/>
          </w:rPr>
        </w:r>
        <w:r w:rsidR="00D53DFA">
          <w:rPr>
            <w:noProof/>
            <w:webHidden/>
          </w:rPr>
          <w:fldChar w:fldCharType="separate"/>
        </w:r>
        <w:r w:rsidR="00D53DFA">
          <w:rPr>
            <w:noProof/>
            <w:webHidden/>
          </w:rPr>
          <w:t>40</w:t>
        </w:r>
        <w:r w:rsidR="00D53DFA">
          <w:rPr>
            <w:noProof/>
            <w:webHidden/>
          </w:rPr>
          <w:fldChar w:fldCharType="end"/>
        </w:r>
      </w:hyperlink>
    </w:p>
    <w:p w14:paraId="76075A30" w14:textId="5D0A8359" w:rsidR="00D53DFA" w:rsidRDefault="009108F5">
      <w:pPr>
        <w:pStyle w:val="TableofFigures"/>
        <w:tabs>
          <w:tab w:val="right" w:leader="dot" w:pos="9062"/>
        </w:tabs>
        <w:rPr>
          <w:rFonts w:asciiTheme="minorHAnsi" w:eastAsiaTheme="minorEastAsia" w:hAnsiTheme="minorHAnsi" w:cstheme="minorBidi"/>
          <w:noProof/>
          <w:color w:val="auto"/>
          <w:sz w:val="22"/>
          <w:szCs w:val="22"/>
        </w:rPr>
      </w:pPr>
      <w:hyperlink w:anchor="_Toc27492850" w:history="1">
        <w:r w:rsidR="00D53DFA" w:rsidRPr="002A118A">
          <w:rPr>
            <w:rStyle w:val="Hyperlink"/>
            <w:rFonts w:eastAsiaTheme="majorEastAsia"/>
            <w:noProof/>
          </w:rPr>
          <w:t>Hình 2.29. Mô tả chi tiết bảng report_ngay</w:t>
        </w:r>
        <w:r w:rsidR="00D53DFA">
          <w:rPr>
            <w:noProof/>
            <w:webHidden/>
          </w:rPr>
          <w:tab/>
        </w:r>
        <w:r w:rsidR="00D53DFA">
          <w:rPr>
            <w:noProof/>
            <w:webHidden/>
          </w:rPr>
          <w:fldChar w:fldCharType="begin"/>
        </w:r>
        <w:r w:rsidR="00D53DFA">
          <w:rPr>
            <w:noProof/>
            <w:webHidden/>
          </w:rPr>
          <w:instrText xml:space="preserve"> PAGEREF _Toc27492850 \h </w:instrText>
        </w:r>
        <w:r w:rsidR="00D53DFA">
          <w:rPr>
            <w:noProof/>
            <w:webHidden/>
          </w:rPr>
        </w:r>
        <w:r w:rsidR="00D53DFA">
          <w:rPr>
            <w:noProof/>
            <w:webHidden/>
          </w:rPr>
          <w:fldChar w:fldCharType="separate"/>
        </w:r>
        <w:r w:rsidR="00D53DFA">
          <w:rPr>
            <w:noProof/>
            <w:webHidden/>
          </w:rPr>
          <w:t>41</w:t>
        </w:r>
        <w:r w:rsidR="00D53DFA">
          <w:rPr>
            <w:noProof/>
            <w:webHidden/>
          </w:rPr>
          <w:fldChar w:fldCharType="end"/>
        </w:r>
      </w:hyperlink>
    </w:p>
    <w:p w14:paraId="0181821A" w14:textId="131BD51B" w:rsidR="008665A1" w:rsidRPr="00FE6760" w:rsidRDefault="00221A45" w:rsidP="006E01B1">
      <w:pPr>
        <w:rPr>
          <w:rFonts w:ascii="Times New Roman" w:hAnsi="Times New Roman"/>
          <w:sz w:val="26"/>
          <w:szCs w:val="26"/>
        </w:rPr>
        <w:sectPr w:rsidR="008665A1" w:rsidRPr="00FE6760" w:rsidSect="00F22BDE">
          <w:pgSz w:w="11907" w:h="16840" w:code="9"/>
          <w:pgMar w:top="1418" w:right="1134" w:bottom="1418" w:left="1701" w:header="720" w:footer="720" w:gutter="0"/>
          <w:pgNumType w:fmt="lowerRoman"/>
          <w:cols w:space="720"/>
          <w:docGrid w:linePitch="360"/>
        </w:sectPr>
      </w:pPr>
      <w:r>
        <w:rPr>
          <w:rFonts w:ascii="Times New Roman" w:hAnsi="Times New Roman"/>
          <w:sz w:val="26"/>
          <w:szCs w:val="26"/>
        </w:rPr>
        <w:fldChar w:fldCharType="end"/>
      </w:r>
    </w:p>
    <w:p w14:paraId="6068C62E" w14:textId="77777777" w:rsidR="00266E30" w:rsidRPr="00FE6760" w:rsidRDefault="00266E30" w:rsidP="00A03192">
      <w:pPr>
        <w:pStyle w:val="Heading1"/>
      </w:pPr>
      <w:bookmarkStart w:id="14" w:name="_Toc27552895"/>
      <w:r w:rsidRPr="00FE6760">
        <w:lastRenderedPageBreak/>
        <w:t>DANH SÁCH CÁC KÝ HIỆU, CHỮ VIẾT TẮT</w:t>
      </w:r>
      <w:bookmarkEnd w:id="14"/>
    </w:p>
    <w:p w14:paraId="2E87CF65" w14:textId="77777777" w:rsidR="00266E30" w:rsidRPr="00FE6760" w:rsidRDefault="00266E30" w:rsidP="006E01B1">
      <w:pPr>
        <w:jc w:val="center"/>
        <w:rPr>
          <w:rFonts w:ascii="Times New Roman" w:hAnsi="Times New Roman"/>
          <w:color w:val="000000"/>
          <w:sz w:val="26"/>
          <w:szCs w:val="26"/>
        </w:rPr>
      </w:pPr>
    </w:p>
    <w:p w14:paraId="2B2C1E39" w14:textId="554F38B1" w:rsidR="00266E30" w:rsidRPr="001149B7" w:rsidRDefault="001149B7" w:rsidP="006E01B1">
      <w:pPr>
        <w:rPr>
          <w:rFonts w:ascii="Times New Roman" w:hAnsi="Times New Roman"/>
          <w:color w:val="000000"/>
          <w:sz w:val="26"/>
          <w:szCs w:val="26"/>
        </w:rPr>
      </w:pPr>
      <w:r w:rsidRPr="001149B7">
        <w:rPr>
          <w:rFonts w:ascii="Times New Roman" w:hAnsi="Times New Roman"/>
          <w:color w:val="000000"/>
          <w:sz w:val="26"/>
          <w:szCs w:val="26"/>
        </w:rPr>
        <w:t>CHỮ VIẾT TẮT</w:t>
      </w:r>
    </w:p>
    <w:p w14:paraId="5B3ECFD1" w14:textId="11CBD76E" w:rsidR="001149B7" w:rsidRPr="001149B7" w:rsidRDefault="001149B7" w:rsidP="000E6885">
      <w:pPr>
        <w:pStyle w:val="ListParagraph"/>
        <w:numPr>
          <w:ilvl w:val="0"/>
          <w:numId w:val="21"/>
        </w:numPr>
        <w:rPr>
          <w:color w:val="000000"/>
          <w:sz w:val="26"/>
          <w:szCs w:val="26"/>
        </w:rPr>
      </w:pPr>
      <w:r w:rsidRPr="001149B7">
        <w:rPr>
          <w:color w:val="000000"/>
          <w:sz w:val="26"/>
          <w:szCs w:val="26"/>
        </w:rPr>
        <w:t>TMDT: Thương Mại Điện Tử</w:t>
      </w:r>
    </w:p>
    <w:p w14:paraId="569043F4" w14:textId="77777777" w:rsidR="00266E30" w:rsidRPr="00FE6760" w:rsidRDefault="00266E30" w:rsidP="006E01B1">
      <w:pPr>
        <w:jc w:val="both"/>
        <w:rPr>
          <w:rFonts w:ascii="Times New Roman" w:hAnsi="Times New Roman"/>
          <w:b/>
          <w:color w:val="000000"/>
          <w:sz w:val="26"/>
          <w:szCs w:val="26"/>
        </w:rPr>
      </w:pPr>
    </w:p>
    <w:p w14:paraId="778BB9E9" w14:textId="77777777" w:rsidR="0035606C" w:rsidRPr="00FE6760" w:rsidRDefault="0035606C" w:rsidP="006E01B1">
      <w:pPr>
        <w:rPr>
          <w:rFonts w:ascii="Times New Roman" w:hAnsi="Times New Roman"/>
          <w:sz w:val="26"/>
          <w:szCs w:val="26"/>
        </w:rPr>
        <w:sectPr w:rsidR="0035606C" w:rsidRPr="00FE6760" w:rsidSect="00F22BDE">
          <w:pgSz w:w="11907" w:h="16840" w:code="9"/>
          <w:pgMar w:top="1418" w:right="1134" w:bottom="1418" w:left="1701" w:header="720" w:footer="720" w:gutter="0"/>
          <w:pgNumType w:fmt="lowerRoman"/>
          <w:cols w:space="720"/>
          <w:docGrid w:linePitch="360"/>
        </w:sectPr>
      </w:pPr>
    </w:p>
    <w:p w14:paraId="46680A6B" w14:textId="3EF29DE2" w:rsidR="0035606C" w:rsidRDefault="00F22BDE" w:rsidP="00A03192">
      <w:pPr>
        <w:pStyle w:val="Heading1"/>
      </w:pPr>
      <w:bookmarkStart w:id="15" w:name="_Toc27552896"/>
      <w:r>
        <w:lastRenderedPageBreak/>
        <w:t xml:space="preserve">CHƯƠNG </w:t>
      </w:r>
      <w:r w:rsidR="00296CBC">
        <w:t>1</w:t>
      </w:r>
      <w:r>
        <w:t>: TỔNG QUAN VỀ WEBSITE QUẢN LÝ BÁN HÀNG TRÊN SÀN THƯƠNG MẠI ĐIỆN TỬ</w:t>
      </w:r>
      <w:bookmarkEnd w:id="15"/>
    </w:p>
    <w:p w14:paraId="20647E91" w14:textId="77777777" w:rsidR="00F22BDE" w:rsidRDefault="00F22BDE" w:rsidP="006E01B1">
      <w:pPr>
        <w:spacing w:after="120" w:line="26" w:lineRule="atLeast"/>
        <w:jc w:val="center"/>
        <w:rPr>
          <w:rFonts w:ascii="Times New Roman" w:hAnsi="Times New Roman"/>
          <w:b/>
          <w:color w:val="000000"/>
          <w:sz w:val="28"/>
          <w:szCs w:val="28"/>
        </w:rPr>
      </w:pPr>
    </w:p>
    <w:p w14:paraId="4A585665" w14:textId="77777777" w:rsidR="00F22BDE" w:rsidRDefault="00F22BDE" w:rsidP="006E01B1">
      <w:pPr>
        <w:spacing w:after="120" w:line="26" w:lineRule="atLeast"/>
        <w:jc w:val="center"/>
        <w:rPr>
          <w:rFonts w:ascii="Times New Roman" w:hAnsi="Times New Roman"/>
          <w:b/>
          <w:color w:val="000000"/>
          <w:sz w:val="28"/>
          <w:szCs w:val="28"/>
        </w:rPr>
      </w:pPr>
    </w:p>
    <w:p w14:paraId="39F732BD" w14:textId="227088B1" w:rsidR="00397D28" w:rsidRPr="00397D28" w:rsidRDefault="00F22BDE" w:rsidP="006B6898">
      <w:pPr>
        <w:pStyle w:val="Heading2"/>
        <w:rPr>
          <w:rFonts w:ascii="Times New Roman" w:hAnsi="Times New Roman" w:cs="Times New Roman"/>
          <w:b/>
          <w:bCs/>
          <w:color w:val="000000" w:themeColor="text1"/>
        </w:rPr>
      </w:pPr>
      <w:bookmarkStart w:id="16" w:name="_Toc27552897"/>
      <w:r>
        <w:rPr>
          <w:rFonts w:ascii="Times New Roman" w:hAnsi="Times New Roman" w:cs="Times New Roman"/>
          <w:b/>
          <w:bCs/>
          <w:color w:val="000000" w:themeColor="text1"/>
        </w:rPr>
        <w:t xml:space="preserve">1.1.  </w:t>
      </w:r>
      <w:r w:rsidR="00397D28" w:rsidRPr="00397D28">
        <w:rPr>
          <w:rFonts w:ascii="Times New Roman" w:hAnsi="Times New Roman" w:cs="Times New Roman"/>
          <w:b/>
          <w:bCs/>
          <w:color w:val="000000" w:themeColor="text1"/>
        </w:rPr>
        <w:t>Giới thiệu đề tài</w:t>
      </w:r>
      <w:bookmarkEnd w:id="16"/>
    </w:p>
    <w:p w14:paraId="5B625287" w14:textId="77777777" w:rsidR="00397D28" w:rsidRPr="00397D28" w:rsidRDefault="00397D28" w:rsidP="00397D28">
      <w:pPr>
        <w:pStyle w:val="Paragraph"/>
        <w:spacing w:line="360" w:lineRule="auto"/>
        <w:ind w:firstLine="426"/>
        <w:rPr>
          <w:rFonts w:eastAsiaTheme="majorEastAsia"/>
          <w:color w:val="000000" w:themeColor="text1"/>
          <w:sz w:val="26"/>
          <w:szCs w:val="26"/>
        </w:rPr>
      </w:pPr>
      <w:r w:rsidRPr="00397D28">
        <w:rPr>
          <w:rFonts w:eastAsiaTheme="majorEastAsia"/>
          <w:color w:val="000000" w:themeColor="text1"/>
          <w:sz w:val="26"/>
          <w:szCs w:val="26"/>
        </w:rPr>
        <w:t xml:space="preserve">Các trang thương mại điện tử ra đời với mục tiêu nhằm giúp cho khách hàng có thể mua hàng trực tiếp từ xa thông qua mạng internet phổ biến. Khách hàng ở nhà hay tại công ty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w:t>
      </w:r>
    </w:p>
    <w:p w14:paraId="6604E506" w14:textId="65406D79" w:rsidR="00397D28" w:rsidRDefault="00397D28" w:rsidP="00397D28">
      <w:pPr>
        <w:pStyle w:val="Paragraph"/>
        <w:spacing w:line="360" w:lineRule="auto"/>
        <w:ind w:firstLine="426"/>
        <w:rPr>
          <w:rFonts w:eastAsiaTheme="majorEastAsia"/>
          <w:color w:val="000000" w:themeColor="text1"/>
          <w:sz w:val="26"/>
          <w:szCs w:val="26"/>
        </w:rPr>
      </w:pPr>
      <w:r w:rsidRPr="00397D28">
        <w:rPr>
          <w:rFonts w:eastAsiaTheme="majorEastAsia"/>
          <w:color w:val="000000" w:themeColor="text1"/>
          <w:sz w:val="26"/>
          <w:szCs w:val="26"/>
        </w:rPr>
        <w:t xml:space="preserve">Không chỉ vậy với những tiện ích đó nhiều trang thương mại điện tử còn cho phép các người dùng kinh doanh các sản phẩm của mình. Kéo theo đó việc người dùng sẽ có nhiều gian hàng trên các kênh thương mại điện tử khác nhau. </w:t>
      </w:r>
    </w:p>
    <w:p w14:paraId="73B4A820" w14:textId="651C1E8B" w:rsidR="00A03192" w:rsidRPr="00397D28" w:rsidRDefault="00A03192" w:rsidP="00397D28">
      <w:pPr>
        <w:pStyle w:val="Paragraph"/>
        <w:spacing w:line="360" w:lineRule="auto"/>
        <w:ind w:firstLine="426"/>
        <w:rPr>
          <w:rFonts w:eastAsiaTheme="majorEastAsia"/>
          <w:color w:val="000000" w:themeColor="text1"/>
          <w:sz w:val="26"/>
          <w:szCs w:val="26"/>
        </w:rPr>
      </w:pPr>
      <w:r>
        <w:rPr>
          <w:rFonts w:eastAsiaTheme="majorEastAsia"/>
          <w:color w:val="000000" w:themeColor="text1"/>
          <w:sz w:val="26"/>
          <w:szCs w:val="26"/>
        </w:rPr>
        <w:t>Tuy nhiên việc bán hàng trên nhiều trang TMDT gặp nhiều khó khăn khi mỗi trang TMDT đều có một hệ thống quản lý bán hàng riêng, độc lập với nhau làm dữ liệu đơn hàng của nhà bán hàng bị phân tách, không đồng bộ với nhau làm việc quản lý bán hàng đa kênh thương mại điện tử rất khó khăn.</w:t>
      </w:r>
    </w:p>
    <w:p w14:paraId="64D30B2B" w14:textId="77777777" w:rsidR="00397D28" w:rsidRDefault="00397D28" w:rsidP="00397D28">
      <w:pPr>
        <w:pStyle w:val="Paragraph"/>
        <w:spacing w:line="360" w:lineRule="auto"/>
        <w:ind w:firstLine="426"/>
        <w:rPr>
          <w:rFonts w:eastAsiaTheme="majorEastAsia"/>
          <w:color w:val="000000" w:themeColor="text1"/>
          <w:sz w:val="26"/>
          <w:szCs w:val="26"/>
        </w:rPr>
      </w:pPr>
      <w:r w:rsidRPr="00397D28">
        <w:rPr>
          <w:rFonts w:eastAsiaTheme="majorEastAsia"/>
          <w:color w:val="000000" w:themeColor="text1"/>
          <w:sz w:val="26"/>
          <w:szCs w:val="26"/>
        </w:rPr>
        <w:t>Nắm bắt xu hướng đó các trang quản lý bán hàng đa kên</w:t>
      </w:r>
      <w:r w:rsidR="00D71C54">
        <w:rPr>
          <w:rFonts w:eastAsiaTheme="majorEastAsia"/>
          <w:color w:val="000000" w:themeColor="text1"/>
          <w:sz w:val="26"/>
          <w:szCs w:val="26"/>
        </w:rPr>
        <w:t>h</w:t>
      </w:r>
      <w:r w:rsidRPr="00397D28">
        <w:rPr>
          <w:rFonts w:eastAsiaTheme="majorEastAsia"/>
          <w:color w:val="000000" w:themeColor="text1"/>
          <w:sz w:val="26"/>
          <w:szCs w:val="26"/>
        </w:rPr>
        <w:t xml:space="preserve"> với giải pháp cho việc kinh doanh, quản lý bán hàng từ website, facebook... ra đời sẽ giúp kinh doanh hiệu quả, tối ưu hóa việc bán hàng ở từng kênh.</w:t>
      </w:r>
    </w:p>
    <w:p w14:paraId="0F60515B" w14:textId="77777777" w:rsidR="00397D28" w:rsidRDefault="00F22BDE" w:rsidP="00E0719B">
      <w:pPr>
        <w:pStyle w:val="Paragraph"/>
        <w:numPr>
          <w:ilvl w:val="1"/>
          <w:numId w:val="5"/>
        </w:numPr>
        <w:spacing w:line="360" w:lineRule="auto"/>
        <w:ind w:left="567" w:hanging="567"/>
        <w:outlineLvl w:val="1"/>
        <w:rPr>
          <w:rFonts w:eastAsiaTheme="majorEastAsia"/>
          <w:b/>
          <w:bCs/>
          <w:color w:val="000000" w:themeColor="text1"/>
          <w:sz w:val="26"/>
          <w:szCs w:val="26"/>
        </w:rPr>
      </w:pPr>
      <w:r>
        <w:rPr>
          <w:rFonts w:eastAsiaTheme="majorEastAsia"/>
          <w:b/>
          <w:bCs/>
          <w:color w:val="000000" w:themeColor="text1"/>
          <w:sz w:val="26"/>
          <w:szCs w:val="26"/>
        </w:rPr>
        <w:t xml:space="preserve"> </w:t>
      </w:r>
      <w:bookmarkStart w:id="17" w:name="_Toc27552898"/>
      <w:r w:rsidR="00397D28" w:rsidRPr="00397D28">
        <w:rPr>
          <w:rFonts w:eastAsiaTheme="majorEastAsia"/>
          <w:b/>
          <w:bCs/>
          <w:color w:val="000000" w:themeColor="text1"/>
          <w:sz w:val="26"/>
          <w:szCs w:val="26"/>
        </w:rPr>
        <w:t>Nhận xét đề tài</w:t>
      </w:r>
      <w:bookmarkEnd w:id="17"/>
    </w:p>
    <w:p w14:paraId="7D1DD6A3" w14:textId="233628CB" w:rsidR="00397D28" w:rsidRPr="00A6783D" w:rsidRDefault="00397D28" w:rsidP="00397D28">
      <w:pPr>
        <w:pStyle w:val="Paragraph"/>
        <w:spacing w:line="360" w:lineRule="auto"/>
        <w:ind w:firstLine="426"/>
        <w:rPr>
          <w:sz w:val="26"/>
          <w:szCs w:val="26"/>
        </w:rPr>
      </w:pPr>
      <w:r w:rsidRPr="00A6783D">
        <w:rPr>
          <w:sz w:val="26"/>
          <w:szCs w:val="26"/>
        </w:rPr>
        <w:t>Bài toán quản lý bán hàng đa kênh thương mại điện tử là một bài toán lớn và phức tạp với nhiều module khách nhau như: tìm kiếm sản phẩm, đăng ký thành viên, bảo mật, các chức năng quản lý, cập nhật trạng thái đơn hàng, đối soát thống kê dữ liệu, nhận trả hàng với các đơn khiếu nại, …</w:t>
      </w:r>
    </w:p>
    <w:p w14:paraId="7CC02F76" w14:textId="77777777" w:rsidR="00397D28" w:rsidRPr="00A6783D" w:rsidRDefault="002A3FCA" w:rsidP="002A3FCA">
      <w:pPr>
        <w:pStyle w:val="Paragraph"/>
        <w:spacing w:line="360" w:lineRule="auto"/>
        <w:ind w:firstLine="0"/>
        <w:rPr>
          <w:sz w:val="26"/>
          <w:szCs w:val="26"/>
        </w:rPr>
      </w:pPr>
      <w:r w:rsidRPr="00A6783D">
        <w:rPr>
          <w:sz w:val="26"/>
          <w:szCs w:val="26"/>
        </w:rPr>
        <w:t xml:space="preserve">      </w:t>
      </w:r>
      <w:r w:rsidR="00397D28" w:rsidRPr="00A6783D">
        <w:rPr>
          <w:sz w:val="26"/>
          <w:szCs w:val="26"/>
        </w:rPr>
        <w:t>Những khó khăn hiện tại khi người kinh doanh trên nhiều kênh thương mại điện tử gặp phải :</w:t>
      </w:r>
    </w:p>
    <w:p w14:paraId="73E9B2A2" w14:textId="77777777" w:rsidR="00397D28" w:rsidRPr="00A6783D" w:rsidRDefault="00397D28" w:rsidP="009C5673">
      <w:pPr>
        <w:pStyle w:val="Paragraph"/>
        <w:numPr>
          <w:ilvl w:val="0"/>
          <w:numId w:val="4"/>
        </w:numPr>
        <w:spacing w:line="360" w:lineRule="auto"/>
        <w:ind w:left="284" w:hanging="284"/>
        <w:rPr>
          <w:sz w:val="26"/>
          <w:szCs w:val="26"/>
        </w:rPr>
      </w:pPr>
      <w:r w:rsidRPr="00A6783D">
        <w:rPr>
          <w:sz w:val="26"/>
          <w:szCs w:val="26"/>
        </w:rPr>
        <w:lastRenderedPageBreak/>
        <w:t>Mỗi kênh thương mại có những cơ chế và cách thức hoạt động khác nhau. Đơn cử như Shoppe không tính phí truy thu hàng hoàn và Sendo cũng tương tự nhưng phải kèm điều kiện. Shopee thu phí người bán 2% còn Sendo thì miễn phí</w:t>
      </w:r>
    </w:p>
    <w:p w14:paraId="6776D8ED" w14:textId="77777777" w:rsidR="00397D28" w:rsidRPr="00A6783D" w:rsidRDefault="00397D28" w:rsidP="009C5673">
      <w:pPr>
        <w:pStyle w:val="Paragraph"/>
        <w:numPr>
          <w:ilvl w:val="0"/>
          <w:numId w:val="4"/>
        </w:numPr>
        <w:spacing w:line="360" w:lineRule="auto"/>
        <w:ind w:left="284" w:hanging="284"/>
        <w:rPr>
          <w:sz w:val="26"/>
          <w:szCs w:val="26"/>
        </w:rPr>
      </w:pPr>
      <w:r w:rsidRPr="00A6783D">
        <w:rPr>
          <w:sz w:val="26"/>
          <w:szCs w:val="26"/>
        </w:rPr>
        <w:t>Không kiểm soát lượng được sản phẩm tồn kho vì mỗi sàn là 1 số tồn kho khác nhau và không liên quan tới nhau</w:t>
      </w:r>
    </w:p>
    <w:p w14:paraId="556CE17A"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t>Khó khăn khi có quá nhiều đơn vị tham gia vận chuyển. Đơn cử như Sendo không cho người bán chọn đơn vị vận chuyển, còn Shopee thì cho phép.</w:t>
      </w:r>
    </w:p>
    <w:p w14:paraId="4D12D5F1"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t>Khó khăn trong việc đối soát đơn hàng: nhận trả hàng, khiếu nại, đối soát công nợ. Ví dụ mỗi kênh đều có quy trình khiếu nại cũng như cách trả tiền khác nhau</w:t>
      </w:r>
    </w:p>
    <w:p w14:paraId="66A66979"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t>Cơ chế hoạt động của các kênh này thường hay thay đổi bất ngờ</w:t>
      </w:r>
    </w:p>
    <w:p w14:paraId="19292884"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t>Nhà kinh doanh thường không được báo trước về những sự thay đổi trong hoạt đông chính sách mua bán</w:t>
      </w:r>
    </w:p>
    <w:p w14:paraId="5B041676"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t>Làm người kinh doanh khó khăn trong việc đồng bộ việc bán hàng</w:t>
      </w:r>
    </w:p>
    <w:p w14:paraId="46DE83C9" w14:textId="77777777" w:rsidR="00563F1D" w:rsidRPr="00397D28" w:rsidRDefault="00563F1D" w:rsidP="009C5673">
      <w:pPr>
        <w:pStyle w:val="Heading2"/>
        <w:numPr>
          <w:ilvl w:val="1"/>
          <w:numId w:val="5"/>
        </w:numPr>
        <w:spacing w:line="360" w:lineRule="auto"/>
        <w:ind w:hanging="651"/>
        <w:rPr>
          <w:rFonts w:ascii="Times New Roman" w:hAnsi="Times New Roman" w:cs="Times New Roman"/>
          <w:b/>
          <w:bCs/>
          <w:color w:val="000000" w:themeColor="text1"/>
        </w:rPr>
      </w:pPr>
      <w:bookmarkStart w:id="18" w:name="_Toc27552899"/>
      <w:r w:rsidRPr="00397D28">
        <w:rPr>
          <w:rFonts w:ascii="Times New Roman" w:hAnsi="Times New Roman" w:cs="Times New Roman"/>
          <w:b/>
          <w:bCs/>
          <w:color w:val="000000" w:themeColor="text1"/>
        </w:rPr>
        <w:t>Mục đích thực hiện đề tài</w:t>
      </w:r>
      <w:bookmarkEnd w:id="18"/>
    </w:p>
    <w:p w14:paraId="0150D041" w14:textId="7E945DED" w:rsidR="00563F1D" w:rsidRPr="00A03192" w:rsidRDefault="00563F1D" w:rsidP="009C5673">
      <w:pPr>
        <w:pStyle w:val="ListParagraph"/>
        <w:numPr>
          <w:ilvl w:val="0"/>
          <w:numId w:val="2"/>
        </w:numPr>
        <w:shd w:val="clear" w:color="auto" w:fill="FFFFFF"/>
        <w:tabs>
          <w:tab w:val="left" w:pos="0"/>
        </w:tabs>
        <w:spacing w:line="360" w:lineRule="auto"/>
        <w:ind w:left="851" w:hanging="425"/>
        <w:contextualSpacing w:val="0"/>
        <w:rPr>
          <w:color w:val="000000" w:themeColor="text1"/>
          <w:sz w:val="26"/>
          <w:szCs w:val="26"/>
        </w:rPr>
      </w:pPr>
      <w:r w:rsidRPr="00563F1D">
        <w:rPr>
          <w:bCs/>
          <w:color w:val="000000" w:themeColor="text1"/>
          <w:sz w:val="26"/>
          <w:szCs w:val="26"/>
          <w:bdr w:val="none" w:sz="0" w:space="0" w:color="auto" w:frame="1"/>
        </w:rPr>
        <w:t xml:space="preserve">Thiết kế website quản lý bán hàng đa kênh với đầy đủ tiện ích để phục vụ đại đa số người </w:t>
      </w:r>
      <w:r w:rsidR="00A03192">
        <w:rPr>
          <w:bCs/>
          <w:color w:val="000000" w:themeColor="text1"/>
          <w:sz w:val="26"/>
          <w:szCs w:val="26"/>
          <w:bdr w:val="none" w:sz="0" w:space="0" w:color="auto" w:frame="1"/>
        </w:rPr>
        <w:t>dung</w:t>
      </w:r>
    </w:p>
    <w:p w14:paraId="4E074A93" w14:textId="1BC69118" w:rsidR="00A03192" w:rsidRPr="00A03192" w:rsidRDefault="00A03192" w:rsidP="00A03192">
      <w:pPr>
        <w:pStyle w:val="ListParagraph"/>
        <w:numPr>
          <w:ilvl w:val="0"/>
          <w:numId w:val="2"/>
        </w:numPr>
        <w:shd w:val="clear" w:color="auto" w:fill="FFFFFF"/>
        <w:tabs>
          <w:tab w:val="left" w:pos="360"/>
        </w:tabs>
        <w:spacing w:line="360" w:lineRule="auto"/>
        <w:ind w:left="851" w:hanging="425"/>
        <w:contextualSpacing w:val="0"/>
        <w:rPr>
          <w:color w:val="000000" w:themeColor="text1"/>
          <w:sz w:val="26"/>
          <w:szCs w:val="26"/>
        </w:rPr>
      </w:pPr>
      <w:r w:rsidRPr="00563F1D">
        <w:rPr>
          <w:color w:val="000000" w:themeColor="text1"/>
          <w:sz w:val="26"/>
          <w:szCs w:val="26"/>
        </w:rPr>
        <w:t>Đáp ứng nhu cầu mở rộng thị trường trên nhiều kênh thương mại.</w:t>
      </w:r>
    </w:p>
    <w:p w14:paraId="14520D3B" w14:textId="77777777" w:rsidR="00563F1D" w:rsidRPr="00563F1D" w:rsidRDefault="00563F1D" w:rsidP="009C5673">
      <w:pPr>
        <w:pStyle w:val="ListParagraph"/>
        <w:numPr>
          <w:ilvl w:val="0"/>
          <w:numId w:val="2"/>
        </w:numPr>
        <w:shd w:val="clear" w:color="auto" w:fill="FFFFFF"/>
        <w:tabs>
          <w:tab w:val="left" w:pos="360"/>
        </w:tabs>
        <w:spacing w:line="360" w:lineRule="auto"/>
        <w:ind w:left="851" w:hanging="425"/>
        <w:contextualSpacing w:val="0"/>
        <w:rPr>
          <w:color w:val="000000" w:themeColor="text1"/>
          <w:sz w:val="26"/>
          <w:szCs w:val="26"/>
        </w:rPr>
      </w:pPr>
      <w:r w:rsidRPr="00563F1D">
        <w:rPr>
          <w:bCs/>
          <w:color w:val="000000" w:themeColor="text1"/>
          <w:sz w:val="26"/>
          <w:szCs w:val="26"/>
          <w:bdr w:val="none" w:sz="0" w:space="0" w:color="auto" w:frame="1"/>
        </w:rPr>
        <w:t>Thiết kế website bán hàng giúp đo lường hiệu quả kinh doanh</w:t>
      </w:r>
      <w:r w:rsidRPr="00563F1D">
        <w:rPr>
          <w:color w:val="000000" w:themeColor="text1"/>
          <w:sz w:val="26"/>
          <w:szCs w:val="26"/>
          <w:bdr w:val="none" w:sz="0" w:space="0" w:color="auto" w:frame="1"/>
        </w:rPr>
        <w:t>: Thống kê có bao nhiêu lượt đặt hàng và sản phẩm nào được quan tâm nhiều nhất cũng như tổng doanh thu, lợi nhuận, công nợ, tồn kho...</w:t>
      </w:r>
    </w:p>
    <w:p w14:paraId="2AD24C14" w14:textId="77777777" w:rsidR="00563F1D" w:rsidRPr="00397D28" w:rsidRDefault="00563F1D" w:rsidP="00E0719B">
      <w:pPr>
        <w:pStyle w:val="ListParagraph"/>
        <w:numPr>
          <w:ilvl w:val="1"/>
          <w:numId w:val="5"/>
        </w:numPr>
        <w:shd w:val="clear" w:color="auto" w:fill="FFFFFF"/>
        <w:tabs>
          <w:tab w:val="left" w:pos="360"/>
        </w:tabs>
        <w:spacing w:line="360" w:lineRule="auto"/>
        <w:outlineLvl w:val="1"/>
        <w:rPr>
          <w:b/>
          <w:bCs/>
          <w:color w:val="000000" w:themeColor="text1"/>
          <w:sz w:val="26"/>
          <w:szCs w:val="26"/>
        </w:rPr>
      </w:pPr>
      <w:bookmarkStart w:id="19" w:name="_Toc27552900"/>
      <w:r w:rsidRPr="00397D28">
        <w:rPr>
          <w:b/>
          <w:bCs/>
          <w:color w:val="000000" w:themeColor="text1"/>
          <w:sz w:val="26"/>
          <w:szCs w:val="26"/>
        </w:rPr>
        <w:t>Phạm vi và đối tượng nghiên cứu</w:t>
      </w:r>
      <w:bookmarkEnd w:id="19"/>
    </w:p>
    <w:p w14:paraId="60BD70B8" w14:textId="4CC8537C" w:rsidR="00563F1D" w:rsidRPr="00AE2BBA" w:rsidRDefault="00563F1D" w:rsidP="00841582">
      <w:pPr>
        <w:pStyle w:val="ListParagraph"/>
        <w:numPr>
          <w:ilvl w:val="2"/>
          <w:numId w:val="5"/>
        </w:numPr>
        <w:outlineLvl w:val="2"/>
        <w:rPr>
          <w:b/>
          <w:bCs/>
          <w:i/>
          <w:iCs/>
          <w:sz w:val="26"/>
          <w:szCs w:val="26"/>
        </w:rPr>
      </w:pPr>
      <w:bookmarkStart w:id="20" w:name="_Toc27552901"/>
      <w:r w:rsidRPr="00AE2BBA">
        <w:rPr>
          <w:b/>
          <w:bCs/>
          <w:i/>
          <w:iCs/>
          <w:sz w:val="26"/>
          <w:szCs w:val="26"/>
        </w:rPr>
        <w:t>Đối tượng nghiên cứu</w:t>
      </w:r>
      <w:bookmarkEnd w:id="20"/>
    </w:p>
    <w:p w14:paraId="5E9A360B" w14:textId="77777777" w:rsidR="00563F1D" w:rsidRDefault="00563F1D" w:rsidP="009C5673">
      <w:pPr>
        <w:pStyle w:val="ListParagraph"/>
        <w:numPr>
          <w:ilvl w:val="2"/>
          <w:numId w:val="7"/>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Các công cụ hỗ trợ việc lập trình: Visual Studio Code, Sublime Text</w:t>
      </w:r>
    </w:p>
    <w:p w14:paraId="5D183B6E" w14:textId="77777777" w:rsidR="00563F1D" w:rsidRDefault="00563F1D" w:rsidP="009C5673">
      <w:pPr>
        <w:pStyle w:val="ListParagraph"/>
        <w:numPr>
          <w:ilvl w:val="2"/>
          <w:numId w:val="7"/>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Tìm hiểu hình thức quản lí bán hành tại các nhà bán lẻ, Shop Online</w:t>
      </w:r>
    </w:p>
    <w:p w14:paraId="05ACD956" w14:textId="77777777" w:rsidR="00563F1D" w:rsidRDefault="00563F1D" w:rsidP="009C5673">
      <w:pPr>
        <w:pStyle w:val="ListParagraph"/>
        <w:numPr>
          <w:ilvl w:val="2"/>
          <w:numId w:val="7"/>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Thao tác xử lí nghiệp vụ trên sàn thương mại điện tử</w:t>
      </w:r>
    </w:p>
    <w:p w14:paraId="531A5AB5" w14:textId="133E9A99" w:rsidR="00563F1D" w:rsidRPr="00AE2BBA" w:rsidRDefault="00563F1D" w:rsidP="00841582">
      <w:pPr>
        <w:pStyle w:val="ListParagraph"/>
        <w:numPr>
          <w:ilvl w:val="2"/>
          <w:numId w:val="5"/>
        </w:numPr>
        <w:outlineLvl w:val="2"/>
        <w:rPr>
          <w:b/>
          <w:bCs/>
          <w:i/>
          <w:iCs/>
          <w:sz w:val="26"/>
          <w:szCs w:val="26"/>
        </w:rPr>
      </w:pPr>
      <w:bookmarkStart w:id="21" w:name="_Toc27552902"/>
      <w:r w:rsidRPr="00AE2BBA">
        <w:rPr>
          <w:b/>
          <w:bCs/>
          <w:i/>
          <w:iCs/>
          <w:sz w:val="26"/>
          <w:szCs w:val="26"/>
        </w:rPr>
        <w:t>Phạm vi nghiên cứu</w:t>
      </w:r>
      <w:bookmarkEnd w:id="21"/>
    </w:p>
    <w:p w14:paraId="3516C0E0" w14:textId="77777777" w:rsidR="00563F1D" w:rsidRDefault="00563F1D" w:rsidP="009C5673">
      <w:pPr>
        <w:pStyle w:val="ListParagraph"/>
        <w:numPr>
          <w:ilvl w:val="2"/>
          <w:numId w:val="6"/>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Công nghệ PHP sử dụng mô hình MVC (Model-Controller-View)</w:t>
      </w:r>
    </w:p>
    <w:p w14:paraId="44F21329" w14:textId="77777777" w:rsidR="00563F1D" w:rsidRDefault="00563F1D" w:rsidP="009C5673">
      <w:pPr>
        <w:pStyle w:val="ListParagraph"/>
        <w:numPr>
          <w:ilvl w:val="2"/>
          <w:numId w:val="6"/>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Sử  dụng Framwork Laravel</w:t>
      </w:r>
    </w:p>
    <w:p w14:paraId="15D5F82B" w14:textId="77777777" w:rsidR="00563F1D" w:rsidRDefault="00563F1D" w:rsidP="009C5673">
      <w:pPr>
        <w:pStyle w:val="ListParagraph"/>
        <w:numPr>
          <w:ilvl w:val="2"/>
          <w:numId w:val="6"/>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Hệ quản trị cơ sở dữ liệu MySQL</w:t>
      </w:r>
    </w:p>
    <w:p w14:paraId="4C9E4F27" w14:textId="77777777" w:rsidR="00563F1D" w:rsidRDefault="00563F1D" w:rsidP="009C5673">
      <w:pPr>
        <w:pStyle w:val="ListParagraph"/>
        <w:numPr>
          <w:ilvl w:val="2"/>
          <w:numId w:val="6"/>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lastRenderedPageBreak/>
        <w:t>Hình thức quản lý Website</w:t>
      </w:r>
    </w:p>
    <w:p w14:paraId="704F7A95" w14:textId="77777777" w:rsidR="006C41A7" w:rsidRPr="00397D28" w:rsidRDefault="006C41A7" w:rsidP="00E0719B">
      <w:pPr>
        <w:pStyle w:val="ListParagraph"/>
        <w:numPr>
          <w:ilvl w:val="1"/>
          <w:numId w:val="5"/>
        </w:numPr>
        <w:shd w:val="clear" w:color="auto" w:fill="FFFFFF"/>
        <w:tabs>
          <w:tab w:val="left" w:pos="360"/>
        </w:tabs>
        <w:spacing w:line="360" w:lineRule="auto"/>
        <w:outlineLvl w:val="1"/>
        <w:rPr>
          <w:b/>
          <w:bCs/>
          <w:color w:val="000000" w:themeColor="text1"/>
          <w:sz w:val="26"/>
          <w:szCs w:val="26"/>
        </w:rPr>
      </w:pPr>
      <w:bookmarkStart w:id="22" w:name="_Toc27552903"/>
      <w:r w:rsidRPr="00397D28">
        <w:rPr>
          <w:b/>
          <w:bCs/>
          <w:color w:val="000000" w:themeColor="text1"/>
          <w:sz w:val="26"/>
          <w:szCs w:val="26"/>
        </w:rPr>
        <w:t>Phương pháp nghiên cứu</w:t>
      </w:r>
      <w:bookmarkEnd w:id="22"/>
    </w:p>
    <w:p w14:paraId="341EAA27" w14:textId="1354B2DF" w:rsidR="006C41A7" w:rsidRPr="00B0257C" w:rsidRDefault="006C41A7" w:rsidP="00B0257C">
      <w:pPr>
        <w:pStyle w:val="ListParagraph"/>
        <w:numPr>
          <w:ilvl w:val="2"/>
          <w:numId w:val="5"/>
        </w:numPr>
        <w:outlineLvl w:val="2"/>
        <w:rPr>
          <w:b/>
          <w:bCs/>
          <w:i/>
          <w:iCs/>
          <w:sz w:val="26"/>
          <w:szCs w:val="26"/>
        </w:rPr>
      </w:pPr>
      <w:bookmarkStart w:id="23" w:name="_Toc27552904"/>
      <w:r w:rsidRPr="00B0257C">
        <w:rPr>
          <w:b/>
          <w:bCs/>
          <w:i/>
          <w:iCs/>
          <w:sz w:val="26"/>
          <w:szCs w:val="26"/>
        </w:rPr>
        <w:t>Về mặt lý thuyết</w:t>
      </w:r>
      <w:bookmarkEnd w:id="23"/>
    </w:p>
    <w:p w14:paraId="1772761C" w14:textId="29ECF97C" w:rsidR="006C41A7" w:rsidRDefault="00A6783D" w:rsidP="00A03192">
      <w:pPr>
        <w:pStyle w:val="ListParagraph"/>
        <w:numPr>
          <w:ilvl w:val="2"/>
          <w:numId w:val="8"/>
        </w:numPr>
        <w:shd w:val="clear" w:color="auto" w:fill="FFFFFF"/>
        <w:spacing w:line="360" w:lineRule="auto"/>
        <w:ind w:left="426" w:firstLine="0"/>
        <w:rPr>
          <w:color w:val="000000" w:themeColor="text1"/>
          <w:sz w:val="26"/>
          <w:szCs w:val="26"/>
        </w:rPr>
      </w:pPr>
      <w:r>
        <w:rPr>
          <w:color w:val="000000" w:themeColor="text1"/>
          <w:sz w:val="26"/>
          <w:szCs w:val="26"/>
        </w:rPr>
        <w:t xml:space="preserve"> </w:t>
      </w:r>
      <w:r w:rsidR="006C41A7">
        <w:rPr>
          <w:color w:val="000000" w:themeColor="text1"/>
          <w:sz w:val="26"/>
          <w:szCs w:val="26"/>
        </w:rPr>
        <w:t xml:space="preserve">Khảo sát nhu cầu thực tế, sử dụng các phương pháp phỏng vấn, điều tra, phân </w:t>
      </w:r>
      <w:r w:rsidR="00274563">
        <w:rPr>
          <w:color w:val="000000" w:themeColor="text1"/>
          <w:sz w:val="26"/>
          <w:szCs w:val="26"/>
        </w:rPr>
        <w:t xml:space="preserve">    </w:t>
      </w:r>
      <w:r w:rsidR="006C41A7">
        <w:rPr>
          <w:color w:val="000000" w:themeColor="text1"/>
          <w:sz w:val="26"/>
          <w:szCs w:val="26"/>
        </w:rPr>
        <w:t>tích, thống kê để hiểu hơn về đề tài</w:t>
      </w:r>
    </w:p>
    <w:p w14:paraId="1D29BEC8" w14:textId="77777777" w:rsidR="006C41A7" w:rsidRDefault="006C41A7" w:rsidP="00A03192">
      <w:pPr>
        <w:pStyle w:val="ListParagraph"/>
        <w:numPr>
          <w:ilvl w:val="2"/>
          <w:numId w:val="8"/>
        </w:numPr>
        <w:shd w:val="clear" w:color="auto" w:fill="FFFFFF"/>
        <w:tabs>
          <w:tab w:val="left" w:pos="0"/>
        </w:tabs>
        <w:spacing w:line="360" w:lineRule="auto"/>
        <w:ind w:left="426" w:firstLine="0"/>
        <w:rPr>
          <w:color w:val="000000" w:themeColor="text1"/>
          <w:sz w:val="26"/>
          <w:szCs w:val="26"/>
        </w:rPr>
      </w:pPr>
      <w:r>
        <w:rPr>
          <w:color w:val="000000" w:themeColor="text1"/>
          <w:sz w:val="26"/>
          <w:szCs w:val="26"/>
        </w:rPr>
        <w:t>Đề xuất các chức năng cho ứng dụng cũng như nhận phản hồi về chức năng từ giáo viên hướng dẫn, từ đó đưa ra các giải pháp hợp lý, phù hợp với xu hướng phát triển của ứng dụng</w:t>
      </w:r>
    </w:p>
    <w:p w14:paraId="6588B161" w14:textId="77777777" w:rsidR="006C41A7" w:rsidRDefault="006C41A7" w:rsidP="00A03192">
      <w:pPr>
        <w:pStyle w:val="ListParagraph"/>
        <w:numPr>
          <w:ilvl w:val="2"/>
          <w:numId w:val="8"/>
        </w:numPr>
        <w:shd w:val="clear" w:color="auto" w:fill="FFFFFF"/>
        <w:spacing w:line="360" w:lineRule="auto"/>
        <w:ind w:left="426" w:firstLine="0"/>
        <w:rPr>
          <w:color w:val="000000" w:themeColor="text1"/>
          <w:sz w:val="26"/>
          <w:szCs w:val="26"/>
        </w:rPr>
      </w:pPr>
      <w:r>
        <w:rPr>
          <w:color w:val="000000" w:themeColor="text1"/>
          <w:sz w:val="26"/>
          <w:szCs w:val="26"/>
        </w:rPr>
        <w:t>Tìm hiểu kỹ thuật lập trình, cách</w:t>
      </w:r>
      <w:r w:rsidR="00A6783D">
        <w:rPr>
          <w:color w:val="000000" w:themeColor="text1"/>
          <w:sz w:val="26"/>
          <w:szCs w:val="26"/>
        </w:rPr>
        <w:t xml:space="preserve"> </w:t>
      </w:r>
      <w:r>
        <w:rPr>
          <w:color w:val="000000" w:themeColor="text1"/>
          <w:sz w:val="26"/>
          <w:szCs w:val="26"/>
        </w:rPr>
        <w:t>hoạt động và các đối tượng trong PHP</w:t>
      </w:r>
    </w:p>
    <w:p w14:paraId="4809D551" w14:textId="77777777" w:rsidR="006C41A7" w:rsidRDefault="006C41A7" w:rsidP="00A03192">
      <w:pPr>
        <w:pStyle w:val="ListParagraph"/>
        <w:numPr>
          <w:ilvl w:val="2"/>
          <w:numId w:val="8"/>
        </w:numPr>
        <w:shd w:val="clear" w:color="auto" w:fill="FFFFFF"/>
        <w:tabs>
          <w:tab w:val="left" w:pos="360"/>
        </w:tabs>
        <w:spacing w:line="360" w:lineRule="auto"/>
        <w:ind w:left="426" w:firstLine="0"/>
        <w:rPr>
          <w:color w:val="000000" w:themeColor="text1"/>
          <w:sz w:val="26"/>
          <w:szCs w:val="26"/>
        </w:rPr>
      </w:pPr>
      <w:r>
        <w:rPr>
          <w:color w:val="000000" w:themeColor="text1"/>
          <w:sz w:val="26"/>
          <w:szCs w:val="26"/>
        </w:rPr>
        <w:t>Hiểu được cách thức hoạt động của Client – Server</w:t>
      </w:r>
    </w:p>
    <w:p w14:paraId="3C4960AA" w14:textId="77777777" w:rsidR="006C41A7" w:rsidRDefault="006C41A7" w:rsidP="00A03192">
      <w:pPr>
        <w:pStyle w:val="ListParagraph"/>
        <w:numPr>
          <w:ilvl w:val="2"/>
          <w:numId w:val="8"/>
        </w:numPr>
        <w:shd w:val="clear" w:color="auto" w:fill="FFFFFF"/>
        <w:tabs>
          <w:tab w:val="left" w:pos="360"/>
        </w:tabs>
        <w:spacing w:line="360" w:lineRule="auto"/>
        <w:ind w:left="426" w:firstLine="0"/>
        <w:rPr>
          <w:color w:val="000000" w:themeColor="text1"/>
          <w:sz w:val="26"/>
          <w:szCs w:val="26"/>
        </w:rPr>
      </w:pPr>
      <w:r>
        <w:rPr>
          <w:color w:val="000000" w:themeColor="text1"/>
          <w:sz w:val="26"/>
          <w:szCs w:val="26"/>
        </w:rPr>
        <w:t>Hiểu được cách lưu dữ liệu của hệ quản trị cơ sở dữ liệu MySQL</w:t>
      </w:r>
    </w:p>
    <w:p w14:paraId="660E243C" w14:textId="0AE40A4C" w:rsidR="003261E4" w:rsidRPr="00B0257C" w:rsidRDefault="003261E4" w:rsidP="00B0257C">
      <w:pPr>
        <w:pStyle w:val="ListParagraph"/>
        <w:numPr>
          <w:ilvl w:val="2"/>
          <w:numId w:val="5"/>
        </w:numPr>
        <w:outlineLvl w:val="2"/>
        <w:rPr>
          <w:b/>
          <w:bCs/>
          <w:i/>
          <w:iCs/>
        </w:rPr>
      </w:pPr>
      <w:bookmarkStart w:id="24" w:name="_Toc27552905"/>
      <w:r w:rsidRPr="00B0257C">
        <w:rPr>
          <w:b/>
          <w:bCs/>
          <w:i/>
          <w:iCs/>
        </w:rPr>
        <w:t>Về mặt lập trình</w:t>
      </w:r>
      <w:bookmarkEnd w:id="24"/>
    </w:p>
    <w:p w14:paraId="479100C4" w14:textId="77777777" w:rsidR="00D71C54" w:rsidRPr="00A03192" w:rsidRDefault="00D71C54" w:rsidP="00A03192">
      <w:pPr>
        <w:pStyle w:val="ListParagraph"/>
        <w:numPr>
          <w:ilvl w:val="0"/>
          <w:numId w:val="52"/>
        </w:numPr>
        <w:shd w:val="clear" w:color="auto" w:fill="FFFFFF"/>
        <w:spacing w:line="360" w:lineRule="auto"/>
        <w:rPr>
          <w:color w:val="000000" w:themeColor="text1"/>
          <w:sz w:val="26"/>
          <w:szCs w:val="26"/>
        </w:rPr>
      </w:pPr>
      <w:r w:rsidRPr="00A03192">
        <w:rPr>
          <w:color w:val="000000" w:themeColor="text1"/>
          <w:sz w:val="26"/>
          <w:szCs w:val="26"/>
        </w:rPr>
        <w:t>Về phía Backend:</w:t>
      </w:r>
    </w:p>
    <w:p w14:paraId="20D7396B" w14:textId="77777777" w:rsidR="00D71C54" w:rsidRDefault="00D71C54" w:rsidP="00D71C54">
      <w:pPr>
        <w:shd w:val="clear" w:color="auto" w:fill="FFFFFF"/>
        <w:spacing w:line="360" w:lineRule="auto"/>
        <w:rPr>
          <w:rFonts w:ascii="Times New Roman" w:hAnsi="Times New Roman"/>
          <w:color w:val="000000" w:themeColor="text1"/>
          <w:sz w:val="26"/>
          <w:szCs w:val="26"/>
        </w:rPr>
      </w:pPr>
      <w:r w:rsidRPr="00D71C54">
        <w:rPr>
          <w:rFonts w:ascii="Times New Roman" w:hAnsi="Times New Roman"/>
          <w:color w:val="000000" w:themeColor="text1"/>
          <w:sz w:val="26"/>
          <w:szCs w:val="26"/>
        </w:rPr>
        <w:t xml:space="preserve">Sử dụng ngôn ngữ PHP cùng với </w:t>
      </w:r>
      <w:r>
        <w:rPr>
          <w:rFonts w:ascii="Times New Roman" w:hAnsi="Times New Roman"/>
          <w:color w:val="000000" w:themeColor="text1"/>
          <w:sz w:val="26"/>
          <w:szCs w:val="26"/>
        </w:rPr>
        <w:t>F</w:t>
      </w:r>
      <w:r w:rsidRPr="00D71C54">
        <w:rPr>
          <w:rFonts w:ascii="Times New Roman" w:hAnsi="Times New Roman"/>
          <w:color w:val="000000" w:themeColor="text1"/>
          <w:sz w:val="26"/>
          <w:szCs w:val="26"/>
        </w:rPr>
        <w:t xml:space="preserve">ramework </w:t>
      </w:r>
      <w:r>
        <w:rPr>
          <w:rFonts w:ascii="Times New Roman" w:hAnsi="Times New Roman"/>
          <w:color w:val="000000" w:themeColor="text1"/>
          <w:sz w:val="26"/>
          <w:szCs w:val="26"/>
        </w:rPr>
        <w:t xml:space="preserve">Laravel </w:t>
      </w:r>
      <w:r w:rsidRPr="00D71C54">
        <w:rPr>
          <w:rFonts w:ascii="Times New Roman" w:hAnsi="Times New Roman"/>
          <w:color w:val="000000" w:themeColor="text1"/>
          <w:sz w:val="26"/>
          <w:szCs w:val="26"/>
        </w:rPr>
        <w:t xml:space="preserve">và hệ quản trị cơ sở dữ liệu MySQL để xây dựng trang web </w:t>
      </w:r>
    </w:p>
    <w:p w14:paraId="7BC28C05" w14:textId="77777777" w:rsidR="00D71C54" w:rsidRPr="00A03192" w:rsidRDefault="00D71C54" w:rsidP="00A03192">
      <w:pPr>
        <w:pStyle w:val="ListParagraph"/>
        <w:numPr>
          <w:ilvl w:val="0"/>
          <w:numId w:val="52"/>
        </w:numPr>
        <w:shd w:val="clear" w:color="auto" w:fill="FFFFFF"/>
        <w:spacing w:line="360" w:lineRule="auto"/>
        <w:rPr>
          <w:color w:val="000000" w:themeColor="text1"/>
          <w:sz w:val="26"/>
          <w:szCs w:val="26"/>
        </w:rPr>
      </w:pPr>
      <w:r w:rsidRPr="00A03192">
        <w:rPr>
          <w:color w:val="000000" w:themeColor="text1"/>
          <w:sz w:val="26"/>
          <w:szCs w:val="26"/>
        </w:rPr>
        <w:t>Về phía Frontend:</w:t>
      </w:r>
    </w:p>
    <w:p w14:paraId="718286F6" w14:textId="77777777" w:rsidR="00D71C54" w:rsidRPr="00D71C54" w:rsidRDefault="00D71C54" w:rsidP="00D71C54">
      <w:pPr>
        <w:shd w:val="clear" w:color="auto" w:fill="FFFFFF"/>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Sử dụng Framework Angular để xây dựng giao diện phía người dùng </w:t>
      </w:r>
    </w:p>
    <w:p w14:paraId="378081FB" w14:textId="13E70E10" w:rsidR="003261E4" w:rsidRPr="00397D28" w:rsidRDefault="003261E4" w:rsidP="00E0719B">
      <w:pPr>
        <w:pStyle w:val="ListParagraph"/>
        <w:numPr>
          <w:ilvl w:val="1"/>
          <w:numId w:val="5"/>
        </w:numPr>
        <w:shd w:val="clear" w:color="auto" w:fill="FFFFFF"/>
        <w:tabs>
          <w:tab w:val="left" w:pos="360"/>
        </w:tabs>
        <w:spacing w:line="360" w:lineRule="auto"/>
        <w:ind w:left="1418" w:hanging="1560"/>
        <w:outlineLvl w:val="1"/>
        <w:rPr>
          <w:b/>
          <w:bCs/>
          <w:color w:val="000000" w:themeColor="text1"/>
          <w:sz w:val="26"/>
          <w:szCs w:val="26"/>
        </w:rPr>
      </w:pPr>
      <w:bookmarkStart w:id="25" w:name="_Toc27552906"/>
      <w:r w:rsidRPr="00397D28">
        <w:rPr>
          <w:b/>
          <w:bCs/>
          <w:color w:val="000000" w:themeColor="text1"/>
          <w:sz w:val="26"/>
          <w:szCs w:val="26"/>
        </w:rPr>
        <w:t>Cấu trúc của đồ án tốt nghiệp</w:t>
      </w:r>
      <w:bookmarkEnd w:id="25"/>
    </w:p>
    <w:p w14:paraId="58074257" w14:textId="77777777" w:rsidR="003261E4" w:rsidRDefault="003261E4" w:rsidP="00397D28">
      <w:pPr>
        <w:pStyle w:val="Paragraph"/>
        <w:tabs>
          <w:tab w:val="left" w:pos="360"/>
        </w:tabs>
        <w:spacing w:line="360" w:lineRule="auto"/>
        <w:rPr>
          <w:sz w:val="26"/>
          <w:szCs w:val="26"/>
        </w:rPr>
      </w:pPr>
      <w:r w:rsidRPr="003261E4">
        <w:rPr>
          <w:sz w:val="26"/>
          <w:szCs w:val="26"/>
        </w:rPr>
        <w:t xml:space="preserve">Chương I: </w:t>
      </w:r>
      <w:r w:rsidR="00274563">
        <w:rPr>
          <w:sz w:val="26"/>
          <w:szCs w:val="26"/>
        </w:rPr>
        <w:t xml:space="preserve"> TỔNG QUAN VỀ WEBSITE QUẢN LÝ BÁN HÀNG TRÊN SÀN THƯƠNG MẠI ĐIỆN TỬ</w:t>
      </w:r>
    </w:p>
    <w:p w14:paraId="2988DA60" w14:textId="77777777" w:rsidR="00397D28" w:rsidRPr="003261E4" w:rsidRDefault="00397D28" w:rsidP="009C5673">
      <w:pPr>
        <w:pStyle w:val="Paragraph"/>
        <w:numPr>
          <w:ilvl w:val="0"/>
          <w:numId w:val="3"/>
        </w:numPr>
        <w:tabs>
          <w:tab w:val="left" w:pos="360"/>
        </w:tabs>
        <w:spacing w:line="360" w:lineRule="auto"/>
        <w:ind w:left="851" w:hanging="284"/>
        <w:rPr>
          <w:sz w:val="26"/>
          <w:szCs w:val="26"/>
        </w:rPr>
      </w:pPr>
      <w:r>
        <w:rPr>
          <w:sz w:val="26"/>
          <w:szCs w:val="26"/>
        </w:rPr>
        <w:t xml:space="preserve"> Giới thiệu đề tài</w:t>
      </w:r>
    </w:p>
    <w:p w14:paraId="022E5564" w14:textId="77777777" w:rsidR="00274563" w:rsidRDefault="003261E4" w:rsidP="009C5673">
      <w:pPr>
        <w:pStyle w:val="Paragraph"/>
        <w:numPr>
          <w:ilvl w:val="0"/>
          <w:numId w:val="2"/>
        </w:numPr>
        <w:tabs>
          <w:tab w:val="left" w:pos="360"/>
        </w:tabs>
        <w:spacing w:line="360" w:lineRule="auto"/>
        <w:ind w:left="567" w:firstLine="0"/>
        <w:rPr>
          <w:sz w:val="26"/>
          <w:szCs w:val="26"/>
        </w:rPr>
      </w:pPr>
      <w:r w:rsidRPr="003261E4">
        <w:rPr>
          <w:sz w:val="26"/>
          <w:szCs w:val="26"/>
        </w:rPr>
        <w:t xml:space="preserve">   </w:t>
      </w:r>
      <w:r w:rsidR="00274563">
        <w:rPr>
          <w:sz w:val="26"/>
          <w:szCs w:val="26"/>
        </w:rPr>
        <w:t>Nhận xét đề tài</w:t>
      </w:r>
    </w:p>
    <w:p w14:paraId="468E9FDD" w14:textId="77777777" w:rsidR="003261E4" w:rsidRPr="003261E4" w:rsidRDefault="00274563" w:rsidP="009C5673">
      <w:pPr>
        <w:pStyle w:val="Paragraph"/>
        <w:numPr>
          <w:ilvl w:val="0"/>
          <w:numId w:val="2"/>
        </w:numPr>
        <w:tabs>
          <w:tab w:val="left" w:pos="360"/>
        </w:tabs>
        <w:spacing w:line="360" w:lineRule="auto"/>
        <w:ind w:left="567" w:firstLine="0"/>
        <w:rPr>
          <w:sz w:val="26"/>
          <w:szCs w:val="26"/>
        </w:rPr>
      </w:pPr>
      <w:r>
        <w:rPr>
          <w:sz w:val="26"/>
          <w:szCs w:val="26"/>
        </w:rPr>
        <w:t xml:space="preserve">   Mục đích thực hiện</w:t>
      </w:r>
      <w:r w:rsidR="003261E4" w:rsidRPr="003261E4">
        <w:rPr>
          <w:sz w:val="26"/>
          <w:szCs w:val="26"/>
        </w:rPr>
        <w:t xml:space="preserve"> </w:t>
      </w:r>
    </w:p>
    <w:p w14:paraId="6897C683" w14:textId="77777777" w:rsidR="003261E4" w:rsidRPr="003261E4" w:rsidRDefault="003261E4" w:rsidP="009C5673">
      <w:pPr>
        <w:pStyle w:val="Paragraph"/>
        <w:numPr>
          <w:ilvl w:val="0"/>
          <w:numId w:val="2"/>
        </w:numPr>
        <w:tabs>
          <w:tab w:val="left" w:pos="360"/>
        </w:tabs>
        <w:spacing w:line="360" w:lineRule="auto"/>
        <w:ind w:left="567" w:firstLine="0"/>
        <w:rPr>
          <w:sz w:val="26"/>
          <w:szCs w:val="26"/>
        </w:rPr>
      </w:pPr>
      <w:r w:rsidRPr="003261E4">
        <w:rPr>
          <w:sz w:val="26"/>
          <w:szCs w:val="26"/>
        </w:rPr>
        <w:t xml:space="preserve">   </w:t>
      </w:r>
      <w:r>
        <w:rPr>
          <w:sz w:val="26"/>
          <w:szCs w:val="26"/>
        </w:rPr>
        <w:t>Phạm vi và đối tượng nghiên cứu</w:t>
      </w:r>
      <w:r w:rsidRPr="003261E4">
        <w:rPr>
          <w:sz w:val="26"/>
          <w:szCs w:val="26"/>
        </w:rPr>
        <w:t xml:space="preserve">   </w:t>
      </w:r>
    </w:p>
    <w:p w14:paraId="21A78FA5" w14:textId="77777777" w:rsidR="00397D28" w:rsidRDefault="003261E4" w:rsidP="009C5673">
      <w:pPr>
        <w:pStyle w:val="Paragraph"/>
        <w:numPr>
          <w:ilvl w:val="0"/>
          <w:numId w:val="2"/>
        </w:numPr>
        <w:tabs>
          <w:tab w:val="left" w:pos="360"/>
        </w:tabs>
        <w:spacing w:line="360" w:lineRule="auto"/>
        <w:ind w:left="567" w:firstLine="0"/>
        <w:rPr>
          <w:sz w:val="26"/>
          <w:szCs w:val="26"/>
        </w:rPr>
      </w:pPr>
      <w:r w:rsidRPr="003261E4">
        <w:rPr>
          <w:sz w:val="26"/>
          <w:szCs w:val="26"/>
        </w:rPr>
        <w:t xml:space="preserve">   </w:t>
      </w:r>
      <w:r>
        <w:rPr>
          <w:sz w:val="26"/>
          <w:szCs w:val="26"/>
        </w:rPr>
        <w:t>Phương pháp nghiên cứu</w:t>
      </w:r>
      <w:r w:rsidRPr="003261E4">
        <w:rPr>
          <w:sz w:val="26"/>
          <w:szCs w:val="26"/>
        </w:rPr>
        <w:t xml:space="preserve">   </w:t>
      </w:r>
    </w:p>
    <w:p w14:paraId="343E70AD" w14:textId="77777777" w:rsidR="003261E4" w:rsidRPr="00397D28" w:rsidRDefault="00397D28" w:rsidP="009C5673">
      <w:pPr>
        <w:pStyle w:val="Paragraph"/>
        <w:numPr>
          <w:ilvl w:val="0"/>
          <w:numId w:val="2"/>
        </w:numPr>
        <w:tabs>
          <w:tab w:val="left" w:pos="360"/>
        </w:tabs>
        <w:spacing w:line="360" w:lineRule="auto"/>
        <w:ind w:left="567" w:firstLine="0"/>
        <w:rPr>
          <w:sz w:val="26"/>
          <w:szCs w:val="26"/>
        </w:rPr>
      </w:pPr>
      <w:r>
        <w:rPr>
          <w:sz w:val="26"/>
          <w:szCs w:val="26"/>
        </w:rPr>
        <w:t xml:space="preserve">   Cấu trúc đồ án tốt nghiệp</w:t>
      </w:r>
      <w:r w:rsidR="003261E4" w:rsidRPr="00397D28">
        <w:rPr>
          <w:sz w:val="26"/>
          <w:szCs w:val="26"/>
        </w:rPr>
        <w:tab/>
      </w:r>
    </w:p>
    <w:p w14:paraId="5A757E7A"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Chương II: PHÂN TÍCH VÀ THIẾT KẾ HỆ THỐNG</w:t>
      </w:r>
    </w:p>
    <w:p w14:paraId="68820228"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 xml:space="preserve">Đặc tả và thiết kế các chức năng hệ thống cho </w:t>
      </w:r>
      <w:r w:rsidR="00981606">
        <w:rPr>
          <w:sz w:val="26"/>
          <w:szCs w:val="26"/>
        </w:rPr>
        <w:t>hệ thống</w:t>
      </w:r>
      <w:r w:rsidRPr="003261E4">
        <w:rPr>
          <w:sz w:val="26"/>
          <w:szCs w:val="26"/>
        </w:rPr>
        <w:t xml:space="preserve">, mô tả công việc bán hàng trực tuyến.  </w:t>
      </w:r>
    </w:p>
    <w:p w14:paraId="5E99B1B0"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lastRenderedPageBreak/>
        <w:t xml:space="preserve">Thiết kế cơ sở dữ liệu. </w:t>
      </w:r>
    </w:p>
    <w:p w14:paraId="4942A220"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 xml:space="preserve">Chương </w:t>
      </w:r>
      <w:r w:rsidR="00397D28">
        <w:rPr>
          <w:sz w:val="26"/>
          <w:szCs w:val="26"/>
        </w:rPr>
        <w:t>III</w:t>
      </w:r>
      <w:r w:rsidRPr="003261E4">
        <w:rPr>
          <w:sz w:val="26"/>
          <w:szCs w:val="26"/>
        </w:rPr>
        <w:t xml:space="preserve">: TRIỂN KHAI VÀ </w:t>
      </w:r>
      <w:r w:rsidR="003A2ABE">
        <w:rPr>
          <w:sz w:val="26"/>
          <w:szCs w:val="26"/>
        </w:rPr>
        <w:t>THỰC T</w:t>
      </w:r>
      <w:r w:rsidR="00D71C54">
        <w:rPr>
          <w:sz w:val="26"/>
          <w:szCs w:val="26"/>
        </w:rPr>
        <w:t>HI</w:t>
      </w:r>
      <w:r w:rsidRPr="003261E4">
        <w:rPr>
          <w:sz w:val="26"/>
          <w:szCs w:val="26"/>
        </w:rPr>
        <w:t xml:space="preserve"> CHƯƠNG TRÌNH   </w:t>
      </w:r>
    </w:p>
    <w:p w14:paraId="1C5282C3"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 xml:space="preserve">Một vài hình ảnh về </w:t>
      </w:r>
      <w:r w:rsidR="00981606">
        <w:rPr>
          <w:sz w:val="26"/>
          <w:szCs w:val="26"/>
        </w:rPr>
        <w:t>Website</w:t>
      </w:r>
    </w:p>
    <w:p w14:paraId="0B9179D9" w14:textId="6549C229" w:rsidR="0035606C" w:rsidRPr="00D53DFA" w:rsidRDefault="003261E4" w:rsidP="00D53DFA">
      <w:pPr>
        <w:pStyle w:val="Paragraph"/>
        <w:tabs>
          <w:tab w:val="left" w:pos="360"/>
        </w:tabs>
        <w:spacing w:line="360" w:lineRule="auto"/>
        <w:ind w:left="360" w:firstLine="0"/>
        <w:rPr>
          <w:sz w:val="26"/>
          <w:szCs w:val="26"/>
        </w:rPr>
      </w:pPr>
      <w:r w:rsidRPr="003261E4">
        <w:rPr>
          <w:sz w:val="26"/>
          <w:szCs w:val="26"/>
        </w:rPr>
        <w:t xml:space="preserve">Chương </w:t>
      </w:r>
      <w:r w:rsidR="00397D28">
        <w:rPr>
          <w:sz w:val="26"/>
          <w:szCs w:val="26"/>
        </w:rPr>
        <w:t>I</w:t>
      </w:r>
      <w:r w:rsidRPr="003261E4">
        <w:rPr>
          <w:sz w:val="26"/>
          <w:szCs w:val="26"/>
        </w:rPr>
        <w:t xml:space="preserve">V: KẾT LUẬN VÀ HƯỚNG PHÁT TRIỂN </w:t>
      </w:r>
    </w:p>
    <w:p w14:paraId="66FC4415" w14:textId="2394CD4C" w:rsidR="0035606C" w:rsidRPr="00E0719B" w:rsidRDefault="0035606C" w:rsidP="00A03192">
      <w:pPr>
        <w:pStyle w:val="Heading1"/>
      </w:pPr>
      <w:bookmarkStart w:id="26" w:name="_Toc27552907"/>
      <w:r w:rsidRPr="00E0719B">
        <w:t>C</w:t>
      </w:r>
      <w:r w:rsidR="00A425B1">
        <w:t>HƯƠNG</w:t>
      </w:r>
      <w:r w:rsidRPr="00E0719B">
        <w:t xml:space="preserve"> </w:t>
      </w:r>
      <w:r w:rsidR="00274563" w:rsidRPr="00E0719B">
        <w:t>2</w:t>
      </w:r>
      <w:r w:rsidRPr="00E0719B">
        <w:t xml:space="preserve">: </w:t>
      </w:r>
      <w:r w:rsidR="00274563" w:rsidRPr="00E0719B">
        <w:t>PHÂN TÍCH VÀ THIẾT KẾ HỆ THỐNG</w:t>
      </w:r>
      <w:bookmarkEnd w:id="26"/>
    </w:p>
    <w:p w14:paraId="76CCDA0E" w14:textId="6CC96A86" w:rsidR="00E359E5" w:rsidRPr="00E0719B" w:rsidRDefault="00E359E5" w:rsidP="00E0719B">
      <w:pPr>
        <w:pStyle w:val="Heading2"/>
        <w:rPr>
          <w:rFonts w:ascii="Times New Roman" w:hAnsi="Times New Roman" w:cs="Times New Roman"/>
          <w:b/>
          <w:bCs/>
          <w:color w:val="000000" w:themeColor="text1"/>
        </w:rPr>
      </w:pPr>
      <w:bookmarkStart w:id="27" w:name="_Toc27552908"/>
      <w:r w:rsidRPr="00E0719B">
        <w:rPr>
          <w:rFonts w:ascii="Times New Roman" w:hAnsi="Times New Roman" w:cs="Times New Roman"/>
          <w:b/>
          <w:bCs/>
          <w:color w:val="000000" w:themeColor="text1"/>
        </w:rPr>
        <w:t>2.1. Usecase Diagram</w:t>
      </w:r>
      <w:bookmarkEnd w:id="27"/>
      <w:r w:rsidRPr="00E0719B">
        <w:rPr>
          <w:rFonts w:ascii="Times New Roman" w:hAnsi="Times New Roman" w:cs="Times New Roman"/>
          <w:b/>
          <w:bCs/>
          <w:color w:val="000000" w:themeColor="text1"/>
        </w:rPr>
        <w:t xml:space="preserve"> </w:t>
      </w:r>
    </w:p>
    <w:p w14:paraId="2BD631AA" w14:textId="77777777" w:rsidR="00E359E5" w:rsidRPr="00E0719B" w:rsidRDefault="00E359E5" w:rsidP="001011B5">
      <w:pPr>
        <w:pStyle w:val="Heading3"/>
      </w:pPr>
      <w:bookmarkStart w:id="28" w:name="_Toc27552909"/>
      <w:r w:rsidRPr="00E0719B">
        <w:t>2.1.1. Đặc tả Actor</w:t>
      </w:r>
      <w:r w:rsidR="0094160F" w:rsidRPr="00E0719B">
        <w:t xml:space="preserve"> Admin</w:t>
      </w:r>
      <w:bookmarkEnd w:id="28"/>
    </w:p>
    <w:p w14:paraId="533C13DC" w14:textId="77777777" w:rsidR="00E359E5" w:rsidRPr="00E0719B" w:rsidRDefault="00E359E5" w:rsidP="000E6885">
      <w:pPr>
        <w:pStyle w:val="ListParagraph"/>
        <w:numPr>
          <w:ilvl w:val="0"/>
          <w:numId w:val="22"/>
        </w:numPr>
        <w:spacing w:line="360" w:lineRule="auto"/>
        <w:rPr>
          <w:sz w:val="26"/>
          <w:szCs w:val="26"/>
        </w:rPr>
      </w:pPr>
      <w:r w:rsidRPr="00E0719B">
        <w:rPr>
          <w:sz w:val="26"/>
          <w:szCs w:val="26"/>
        </w:rPr>
        <w:t>Đăng nhập hệ thống</w:t>
      </w:r>
    </w:p>
    <w:p w14:paraId="42D2B53D" w14:textId="77777777" w:rsidR="00E359E5" w:rsidRPr="00E0719B" w:rsidRDefault="00E359E5" w:rsidP="000E6885">
      <w:pPr>
        <w:pStyle w:val="ListParagraph"/>
        <w:numPr>
          <w:ilvl w:val="0"/>
          <w:numId w:val="22"/>
        </w:numPr>
        <w:spacing w:line="360" w:lineRule="auto"/>
        <w:rPr>
          <w:sz w:val="26"/>
          <w:szCs w:val="26"/>
        </w:rPr>
      </w:pPr>
      <w:r w:rsidRPr="00E0719B">
        <w:rPr>
          <w:sz w:val="26"/>
          <w:szCs w:val="26"/>
        </w:rPr>
        <w:t xml:space="preserve">Thoát khỏi hệ thống </w:t>
      </w:r>
    </w:p>
    <w:p w14:paraId="287FC897" w14:textId="77777777" w:rsidR="004E0E5B" w:rsidRPr="00E0719B" w:rsidRDefault="004E0E5B" w:rsidP="000E6885">
      <w:pPr>
        <w:pStyle w:val="ListParagraph"/>
        <w:numPr>
          <w:ilvl w:val="0"/>
          <w:numId w:val="22"/>
        </w:numPr>
        <w:spacing w:line="360" w:lineRule="auto"/>
        <w:rPr>
          <w:sz w:val="26"/>
          <w:szCs w:val="26"/>
        </w:rPr>
      </w:pPr>
      <w:r w:rsidRPr="00E0719B">
        <w:rPr>
          <w:sz w:val="26"/>
          <w:szCs w:val="26"/>
        </w:rPr>
        <w:t>Xem trang tổng quan về hệ thống bao gồm</w:t>
      </w:r>
    </w:p>
    <w:p w14:paraId="493F241E" w14:textId="77777777" w:rsidR="004E0E5B" w:rsidRPr="00E0719B" w:rsidRDefault="004E0E5B" w:rsidP="000E6885">
      <w:pPr>
        <w:pStyle w:val="ListParagraph"/>
        <w:numPr>
          <w:ilvl w:val="1"/>
          <w:numId w:val="22"/>
        </w:numPr>
        <w:spacing w:line="360" w:lineRule="auto"/>
        <w:rPr>
          <w:sz w:val="26"/>
          <w:szCs w:val="26"/>
        </w:rPr>
      </w:pPr>
      <w:r w:rsidRPr="00E0719B">
        <w:rPr>
          <w:sz w:val="26"/>
          <w:szCs w:val="26"/>
        </w:rPr>
        <w:t>Xem doanh thu, lợi nhuận, tổng đơn hàng, tiền hàng tồn kho, số đơn chưa hoàn thành, tiền hàng đóng bang, tổng vốn, tiền hàng đã bán, chi phí, mục tiêu, bomb hàng, số đơn khiếu nại của tháng hiện tại</w:t>
      </w:r>
    </w:p>
    <w:p w14:paraId="165975E2" w14:textId="77777777" w:rsidR="004E0E5B" w:rsidRPr="00E0719B" w:rsidRDefault="004E0E5B" w:rsidP="000E6885">
      <w:pPr>
        <w:pStyle w:val="ListParagraph"/>
        <w:numPr>
          <w:ilvl w:val="0"/>
          <w:numId w:val="23"/>
        </w:numPr>
        <w:spacing w:line="360" w:lineRule="auto"/>
        <w:rPr>
          <w:sz w:val="26"/>
          <w:szCs w:val="26"/>
        </w:rPr>
      </w:pPr>
      <w:r w:rsidRPr="00E0719B">
        <w:rPr>
          <w:sz w:val="26"/>
          <w:szCs w:val="26"/>
        </w:rPr>
        <w:t>Xem danh sách sản phẩm bán chạy nhất, kênh bán hàng hiệu quả nhất, các thống kê khác</w:t>
      </w:r>
    </w:p>
    <w:p w14:paraId="010C108F" w14:textId="77777777" w:rsidR="004E0E5B" w:rsidRPr="00E0719B" w:rsidRDefault="004E0E5B" w:rsidP="000E6885">
      <w:pPr>
        <w:pStyle w:val="ListParagraph"/>
        <w:numPr>
          <w:ilvl w:val="0"/>
          <w:numId w:val="23"/>
        </w:numPr>
        <w:spacing w:line="360" w:lineRule="auto"/>
        <w:jc w:val="both"/>
        <w:rPr>
          <w:sz w:val="26"/>
          <w:szCs w:val="26"/>
        </w:rPr>
      </w:pPr>
      <w:r w:rsidRPr="00E0719B">
        <w:rPr>
          <w:sz w:val="26"/>
          <w:szCs w:val="26"/>
        </w:rPr>
        <w:t xml:space="preserve">Xem lịch sử hoạt động </w:t>
      </w:r>
    </w:p>
    <w:p w14:paraId="31053C08" w14:textId="4777677C" w:rsidR="004E0E5B" w:rsidRPr="00E0719B" w:rsidRDefault="004E0E5B" w:rsidP="000E6885">
      <w:pPr>
        <w:pStyle w:val="ListParagraph"/>
        <w:numPr>
          <w:ilvl w:val="0"/>
          <w:numId w:val="23"/>
        </w:numPr>
        <w:spacing w:line="360" w:lineRule="auto"/>
        <w:rPr>
          <w:sz w:val="26"/>
          <w:szCs w:val="26"/>
        </w:rPr>
      </w:pPr>
      <w:r w:rsidRPr="00E0719B">
        <w:rPr>
          <w:sz w:val="26"/>
          <w:szCs w:val="26"/>
        </w:rPr>
        <w:t>Xem danh sách các việc cần làm trong tương lai</w:t>
      </w:r>
      <w:r w:rsidR="00A03192">
        <w:rPr>
          <w:sz w:val="26"/>
          <w:szCs w:val="26"/>
        </w:rPr>
        <w:t>(đang phát triển)</w:t>
      </w:r>
    </w:p>
    <w:p w14:paraId="30DCCE7B" w14:textId="77777777" w:rsidR="00E359E5" w:rsidRPr="00B003AA" w:rsidRDefault="00E359E5" w:rsidP="000E6885">
      <w:pPr>
        <w:pStyle w:val="ListParagraph"/>
        <w:numPr>
          <w:ilvl w:val="0"/>
          <w:numId w:val="24"/>
        </w:numPr>
        <w:spacing w:line="360" w:lineRule="auto"/>
        <w:rPr>
          <w:sz w:val="26"/>
          <w:szCs w:val="26"/>
        </w:rPr>
      </w:pPr>
      <w:r w:rsidRPr="00B003AA">
        <w:rPr>
          <w:sz w:val="26"/>
          <w:szCs w:val="26"/>
        </w:rPr>
        <w:t>Quản lý sản phẩm</w:t>
      </w:r>
    </w:p>
    <w:p w14:paraId="21EA1AC7" w14:textId="77777777" w:rsidR="00E359E5" w:rsidRPr="00E0719B" w:rsidRDefault="00E359E5" w:rsidP="000E6885">
      <w:pPr>
        <w:pStyle w:val="ListParagraph"/>
        <w:numPr>
          <w:ilvl w:val="0"/>
          <w:numId w:val="25"/>
        </w:numPr>
        <w:spacing w:line="360" w:lineRule="auto"/>
        <w:ind w:left="1418" w:hanging="284"/>
        <w:rPr>
          <w:sz w:val="26"/>
          <w:szCs w:val="26"/>
        </w:rPr>
      </w:pPr>
      <w:r w:rsidRPr="00E0719B">
        <w:rPr>
          <w:sz w:val="26"/>
          <w:szCs w:val="26"/>
        </w:rPr>
        <w:t>Xem danh sách các sản phẩm</w:t>
      </w:r>
    </w:p>
    <w:p w14:paraId="2D1212D2"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Thêm sản phẩm mới</w:t>
      </w:r>
    </w:p>
    <w:p w14:paraId="2968C38E"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 xml:space="preserve">Cập nhật sản phẩm </w:t>
      </w:r>
    </w:p>
    <w:p w14:paraId="3322DA15"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Xóa sản phẩm</w:t>
      </w:r>
    </w:p>
    <w:p w14:paraId="5B1513A5"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In danh sách sản phẩm</w:t>
      </w:r>
    </w:p>
    <w:p w14:paraId="529F8DBD"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Tìm kiếm sản phẩm</w:t>
      </w:r>
    </w:p>
    <w:p w14:paraId="4E0D5B9C"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Xuất file Excel danh sách sản phẩm</w:t>
      </w:r>
    </w:p>
    <w:p w14:paraId="7180423D" w14:textId="77777777" w:rsidR="00E359E5" w:rsidRPr="00B003AA" w:rsidRDefault="00E359E5" w:rsidP="000E6885">
      <w:pPr>
        <w:pStyle w:val="ListParagraph"/>
        <w:numPr>
          <w:ilvl w:val="0"/>
          <w:numId w:val="26"/>
        </w:numPr>
        <w:spacing w:line="360" w:lineRule="auto"/>
        <w:rPr>
          <w:sz w:val="26"/>
          <w:szCs w:val="26"/>
        </w:rPr>
      </w:pPr>
      <w:r w:rsidRPr="00B003AA">
        <w:rPr>
          <w:sz w:val="26"/>
          <w:szCs w:val="26"/>
        </w:rPr>
        <w:t>Quản lý phân cấp sản phẩm</w:t>
      </w:r>
    </w:p>
    <w:p w14:paraId="607A24CE"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Xem danh sách các phân cấp sản phẩm</w:t>
      </w:r>
    </w:p>
    <w:p w14:paraId="48E2DC69"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Thêm phân cấp sản phẩm mới</w:t>
      </w:r>
    </w:p>
    <w:p w14:paraId="422E7F5C"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 xml:space="preserve">Cập nhật thông tin phân cấp sản phẩm </w:t>
      </w:r>
    </w:p>
    <w:p w14:paraId="0CD8D6C0"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Xóa phân cấp  sản phẩm</w:t>
      </w:r>
    </w:p>
    <w:p w14:paraId="75B32D8F"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lastRenderedPageBreak/>
        <w:t>In danh sách phân cấp sản phẩm</w:t>
      </w:r>
    </w:p>
    <w:p w14:paraId="75E7AE6C"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Tìm kiếm phân cấp sản phẩm</w:t>
      </w:r>
    </w:p>
    <w:p w14:paraId="392F1586" w14:textId="09F3BC8A" w:rsidR="000E28D2" w:rsidRPr="00A03192" w:rsidRDefault="00E359E5" w:rsidP="00E0719B">
      <w:pPr>
        <w:pStyle w:val="ListParagraph"/>
        <w:numPr>
          <w:ilvl w:val="0"/>
          <w:numId w:val="27"/>
        </w:numPr>
        <w:spacing w:line="360" w:lineRule="auto"/>
        <w:ind w:firstLine="414"/>
        <w:rPr>
          <w:sz w:val="26"/>
          <w:szCs w:val="26"/>
        </w:rPr>
      </w:pPr>
      <w:r w:rsidRPr="00E0719B">
        <w:rPr>
          <w:sz w:val="26"/>
          <w:szCs w:val="26"/>
        </w:rPr>
        <w:t>Xuất file Excel danh sách phân cấp sản phẩm</w:t>
      </w:r>
    </w:p>
    <w:p w14:paraId="5E597E35" w14:textId="77777777" w:rsidR="00E359E5" w:rsidRPr="00B003AA" w:rsidRDefault="00E359E5" w:rsidP="000E6885">
      <w:pPr>
        <w:pStyle w:val="ListParagraph"/>
        <w:numPr>
          <w:ilvl w:val="0"/>
          <w:numId w:val="28"/>
        </w:numPr>
        <w:spacing w:line="360" w:lineRule="auto"/>
        <w:rPr>
          <w:sz w:val="26"/>
          <w:szCs w:val="26"/>
        </w:rPr>
      </w:pPr>
      <w:r w:rsidRPr="00B003AA">
        <w:rPr>
          <w:sz w:val="26"/>
          <w:szCs w:val="26"/>
        </w:rPr>
        <w:t>Quản lý đơn hàng</w:t>
      </w:r>
    </w:p>
    <w:p w14:paraId="2A4BB0DD"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Tạo đơn hàng mới</w:t>
      </w:r>
    </w:p>
    <w:p w14:paraId="34CCE08F"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Xem danh sách đơn hàng</w:t>
      </w:r>
    </w:p>
    <w:p w14:paraId="32CF925C"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Xem thông tin chi tiết đơn hàng</w:t>
      </w:r>
    </w:p>
    <w:p w14:paraId="602EA70A"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Cập nhật trạng thái đơn hàng</w:t>
      </w:r>
    </w:p>
    <w:p w14:paraId="78CB1FBE"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Tìm kiếm đơn hàng</w:t>
      </w:r>
    </w:p>
    <w:p w14:paraId="238DB88E"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Xóa đơn hàng</w:t>
      </w:r>
    </w:p>
    <w:p w14:paraId="0EEDF53B" w14:textId="77777777" w:rsidR="0094160F" w:rsidRPr="00E0719B" w:rsidRDefault="00E359E5" w:rsidP="000E6885">
      <w:pPr>
        <w:pStyle w:val="ListParagraph"/>
        <w:numPr>
          <w:ilvl w:val="0"/>
          <w:numId w:val="29"/>
        </w:numPr>
        <w:spacing w:line="360" w:lineRule="auto"/>
        <w:ind w:left="2127"/>
        <w:rPr>
          <w:sz w:val="26"/>
          <w:szCs w:val="26"/>
        </w:rPr>
      </w:pPr>
      <w:r w:rsidRPr="00E0719B">
        <w:rPr>
          <w:sz w:val="26"/>
          <w:szCs w:val="26"/>
        </w:rPr>
        <w:t>Cập nhật thông tin đơn hàng</w:t>
      </w:r>
    </w:p>
    <w:p w14:paraId="59E5A383" w14:textId="77777777" w:rsidR="000E28D2" w:rsidRPr="00B003AA" w:rsidRDefault="000E28D2" w:rsidP="000E6885">
      <w:pPr>
        <w:pStyle w:val="ListParagraph"/>
        <w:numPr>
          <w:ilvl w:val="0"/>
          <w:numId w:val="30"/>
        </w:numPr>
        <w:spacing w:line="360" w:lineRule="auto"/>
        <w:rPr>
          <w:sz w:val="26"/>
          <w:szCs w:val="26"/>
        </w:rPr>
      </w:pPr>
      <w:r w:rsidRPr="00B003AA">
        <w:rPr>
          <w:sz w:val="26"/>
          <w:szCs w:val="26"/>
        </w:rPr>
        <w:t>Quản lý chi phí phát sinh</w:t>
      </w:r>
    </w:p>
    <w:p w14:paraId="59BEB294"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Xem danh sách các chi phí</w:t>
      </w:r>
    </w:p>
    <w:p w14:paraId="03D5B761"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Thêm chi phí mới</w:t>
      </w:r>
    </w:p>
    <w:p w14:paraId="38E8AF06"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Cập nhật chi phí</w:t>
      </w:r>
    </w:p>
    <w:p w14:paraId="518F4827"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Xóa chi phí</w:t>
      </w:r>
    </w:p>
    <w:p w14:paraId="00CFEB3F"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In danh sách các chi phí</w:t>
      </w:r>
    </w:p>
    <w:p w14:paraId="438072A7"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Tìm kiếm các chi phí</w:t>
      </w:r>
    </w:p>
    <w:p w14:paraId="31BB554D"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Xuất file Excel danh sách các chi phí</w:t>
      </w:r>
    </w:p>
    <w:p w14:paraId="7AC427BC" w14:textId="77777777" w:rsidR="000E28D2" w:rsidRPr="00B003AA" w:rsidRDefault="000E28D2" w:rsidP="000E6885">
      <w:pPr>
        <w:pStyle w:val="ListParagraph"/>
        <w:numPr>
          <w:ilvl w:val="0"/>
          <w:numId w:val="32"/>
        </w:numPr>
        <w:spacing w:line="360" w:lineRule="auto"/>
        <w:rPr>
          <w:sz w:val="26"/>
          <w:szCs w:val="26"/>
        </w:rPr>
      </w:pPr>
      <w:r w:rsidRPr="00B003AA">
        <w:rPr>
          <w:sz w:val="26"/>
          <w:szCs w:val="26"/>
        </w:rPr>
        <w:t>Quản lý khách hàng</w:t>
      </w:r>
    </w:p>
    <w:p w14:paraId="52356369"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Xem danh sách khách hàng</w:t>
      </w:r>
    </w:p>
    <w:p w14:paraId="6533A6C2"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Thêm khách hàng mới</w:t>
      </w:r>
    </w:p>
    <w:p w14:paraId="099144BC"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 xml:space="preserve">Cập nhật thông tin khách hàng </w:t>
      </w:r>
    </w:p>
    <w:p w14:paraId="25069520"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Xóa khách hàng</w:t>
      </w:r>
    </w:p>
    <w:p w14:paraId="0893A247"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Tìm kiếm khách hàng</w:t>
      </w:r>
    </w:p>
    <w:p w14:paraId="22C5335E"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Xem những đơn hàng, sản phẩm mà khách đã mua</w:t>
      </w:r>
    </w:p>
    <w:p w14:paraId="0250721F" w14:textId="77777777" w:rsidR="00D31BD8" w:rsidRPr="00B003AA" w:rsidRDefault="00D31BD8" w:rsidP="000E6885">
      <w:pPr>
        <w:pStyle w:val="ListParagraph"/>
        <w:numPr>
          <w:ilvl w:val="0"/>
          <w:numId w:val="34"/>
        </w:numPr>
        <w:spacing w:line="360" w:lineRule="auto"/>
        <w:rPr>
          <w:sz w:val="26"/>
          <w:szCs w:val="26"/>
        </w:rPr>
      </w:pPr>
      <w:r w:rsidRPr="00B003AA">
        <w:rPr>
          <w:sz w:val="26"/>
          <w:szCs w:val="26"/>
        </w:rPr>
        <w:t>Quản lý thống kê bán hàng</w:t>
      </w:r>
    </w:p>
    <w:p w14:paraId="6336C1FD" w14:textId="77777777"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t>Xem thống kê bán hàng dưới dạng biểu đồ</w:t>
      </w:r>
    </w:p>
    <w:p w14:paraId="46BCDFA1" w14:textId="6285A040"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t>Xem thống kê doanh thu, lợi nhuận, tổng vốn, tổng số đơn hàng, tổng số bomb hàng, tổng số khiếu nại theo tháng, năm</w:t>
      </w:r>
    </w:p>
    <w:p w14:paraId="56DBF05D" w14:textId="3F1F7BA9"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lastRenderedPageBreak/>
        <w:t>Xem tất cả thông tin đơn hàng, toàn bộ các thống kê bán hàng theo từng tháng</w:t>
      </w:r>
    </w:p>
    <w:p w14:paraId="12ABE8BF" w14:textId="01EADD32" w:rsidR="000E28D2" w:rsidRPr="00A03192" w:rsidRDefault="00D31BD8" w:rsidP="00E0719B">
      <w:pPr>
        <w:pStyle w:val="ListParagraph"/>
        <w:numPr>
          <w:ilvl w:val="0"/>
          <w:numId w:val="35"/>
        </w:numPr>
        <w:spacing w:line="360" w:lineRule="auto"/>
        <w:ind w:left="2127" w:hanging="426"/>
        <w:rPr>
          <w:sz w:val="26"/>
          <w:szCs w:val="26"/>
        </w:rPr>
      </w:pPr>
      <w:r w:rsidRPr="00E0719B">
        <w:rPr>
          <w:sz w:val="26"/>
          <w:szCs w:val="26"/>
        </w:rPr>
        <w:t>Xuất file Excel các thống kê</w:t>
      </w:r>
    </w:p>
    <w:p w14:paraId="680C9B29" w14:textId="0E1BC7F0" w:rsidR="0094160F" w:rsidRPr="00B003AA" w:rsidRDefault="0094160F" w:rsidP="000E6885">
      <w:pPr>
        <w:pStyle w:val="ListParagraph"/>
        <w:numPr>
          <w:ilvl w:val="0"/>
          <w:numId w:val="36"/>
        </w:numPr>
        <w:spacing w:line="360" w:lineRule="auto"/>
        <w:rPr>
          <w:sz w:val="26"/>
          <w:szCs w:val="26"/>
        </w:rPr>
      </w:pPr>
      <w:r w:rsidRPr="00B003AA">
        <w:rPr>
          <w:sz w:val="26"/>
          <w:szCs w:val="26"/>
        </w:rPr>
        <w:t xml:space="preserve">Quản lý nhân </w:t>
      </w:r>
      <w:r w:rsidR="00A50B3C" w:rsidRPr="00B003AA">
        <w:rPr>
          <w:sz w:val="26"/>
          <w:szCs w:val="26"/>
        </w:rPr>
        <w:t>sự</w:t>
      </w:r>
    </w:p>
    <w:p w14:paraId="46A96171" w14:textId="77777777" w:rsidR="0094160F" w:rsidRPr="00E0719B" w:rsidRDefault="0094160F" w:rsidP="000E6885">
      <w:pPr>
        <w:pStyle w:val="ListParagraph"/>
        <w:numPr>
          <w:ilvl w:val="0"/>
          <w:numId w:val="37"/>
        </w:numPr>
        <w:spacing w:line="360" w:lineRule="auto"/>
        <w:ind w:left="1843" w:hanging="567"/>
        <w:rPr>
          <w:sz w:val="26"/>
          <w:szCs w:val="26"/>
        </w:rPr>
      </w:pPr>
      <w:r w:rsidRPr="00E0719B">
        <w:rPr>
          <w:sz w:val="26"/>
          <w:szCs w:val="26"/>
        </w:rPr>
        <w:t>Tạo mới tài khoản cho nhân viên</w:t>
      </w:r>
    </w:p>
    <w:p w14:paraId="6B0BF4F4" w14:textId="77777777" w:rsidR="00757B45" w:rsidRPr="00E0719B" w:rsidRDefault="00757B45" w:rsidP="000E6885">
      <w:pPr>
        <w:pStyle w:val="ListParagraph"/>
        <w:numPr>
          <w:ilvl w:val="0"/>
          <w:numId w:val="37"/>
        </w:numPr>
        <w:spacing w:line="360" w:lineRule="auto"/>
        <w:ind w:left="1843" w:hanging="567"/>
        <w:rPr>
          <w:sz w:val="26"/>
          <w:szCs w:val="26"/>
        </w:rPr>
      </w:pPr>
      <w:r w:rsidRPr="00E0719B">
        <w:rPr>
          <w:sz w:val="26"/>
          <w:szCs w:val="26"/>
        </w:rPr>
        <w:t>Cấp quyền cho nhân viên ( level 1 : quản trị viên, level 2: nhân viên)</w:t>
      </w:r>
    </w:p>
    <w:p w14:paraId="44C12ABA" w14:textId="77777777" w:rsidR="00757B45" w:rsidRPr="00E0719B" w:rsidRDefault="00757B45" w:rsidP="000E6885">
      <w:pPr>
        <w:pStyle w:val="ListParagraph"/>
        <w:numPr>
          <w:ilvl w:val="0"/>
          <w:numId w:val="37"/>
        </w:numPr>
        <w:spacing w:line="360" w:lineRule="auto"/>
        <w:ind w:left="1843" w:hanging="567"/>
        <w:rPr>
          <w:sz w:val="26"/>
          <w:szCs w:val="26"/>
        </w:rPr>
      </w:pPr>
      <w:r w:rsidRPr="00E0719B">
        <w:rPr>
          <w:sz w:val="26"/>
          <w:szCs w:val="26"/>
        </w:rPr>
        <w:t>Xem danh sách nhân viên</w:t>
      </w:r>
    </w:p>
    <w:p w14:paraId="4191059A" w14:textId="4B66954A" w:rsidR="00757B45" w:rsidRPr="00B003AA" w:rsidRDefault="000E28D2" w:rsidP="000E6885">
      <w:pPr>
        <w:pStyle w:val="ListParagraph"/>
        <w:numPr>
          <w:ilvl w:val="0"/>
          <w:numId w:val="38"/>
        </w:numPr>
        <w:spacing w:line="360" w:lineRule="auto"/>
        <w:rPr>
          <w:sz w:val="26"/>
          <w:szCs w:val="26"/>
        </w:rPr>
      </w:pPr>
      <w:r w:rsidRPr="00B003AA">
        <w:rPr>
          <w:sz w:val="26"/>
          <w:szCs w:val="26"/>
        </w:rPr>
        <w:t>Quản lí c</w:t>
      </w:r>
      <w:r w:rsidR="00757B45" w:rsidRPr="00B003AA">
        <w:rPr>
          <w:sz w:val="26"/>
          <w:szCs w:val="26"/>
        </w:rPr>
        <w:t xml:space="preserve">ấu hình </w:t>
      </w:r>
      <w:r w:rsidRPr="00B003AA">
        <w:rPr>
          <w:sz w:val="26"/>
          <w:szCs w:val="26"/>
        </w:rPr>
        <w:t>gian hàng</w:t>
      </w:r>
    </w:p>
    <w:p w14:paraId="7390AB3A" w14:textId="77777777" w:rsidR="00757B45" w:rsidRPr="00E0719B" w:rsidRDefault="00A54DE4" w:rsidP="000E6885">
      <w:pPr>
        <w:pStyle w:val="ListParagraph"/>
        <w:numPr>
          <w:ilvl w:val="0"/>
          <w:numId w:val="39"/>
        </w:numPr>
        <w:spacing w:line="360" w:lineRule="auto"/>
        <w:ind w:left="1843" w:hanging="567"/>
        <w:rPr>
          <w:sz w:val="26"/>
          <w:szCs w:val="26"/>
        </w:rPr>
      </w:pPr>
      <w:r w:rsidRPr="00E0719B">
        <w:rPr>
          <w:sz w:val="26"/>
          <w:szCs w:val="26"/>
        </w:rPr>
        <w:t>Thêm gian hàng mới</w:t>
      </w:r>
    </w:p>
    <w:p w14:paraId="1005B873" w14:textId="77777777" w:rsidR="00A54DE4" w:rsidRPr="00E0719B" w:rsidRDefault="00A54DE4" w:rsidP="000E6885">
      <w:pPr>
        <w:pStyle w:val="ListParagraph"/>
        <w:numPr>
          <w:ilvl w:val="0"/>
          <w:numId w:val="39"/>
        </w:numPr>
        <w:spacing w:line="360" w:lineRule="auto"/>
        <w:ind w:left="1843" w:hanging="567"/>
        <w:rPr>
          <w:sz w:val="26"/>
          <w:szCs w:val="26"/>
        </w:rPr>
      </w:pPr>
      <w:r w:rsidRPr="00E0719B">
        <w:rPr>
          <w:sz w:val="26"/>
          <w:szCs w:val="26"/>
        </w:rPr>
        <w:t>Xem danh sách các gian hàng</w:t>
      </w:r>
    </w:p>
    <w:p w14:paraId="7BEE1879" w14:textId="1D5A382C" w:rsidR="00757B45" w:rsidRPr="00E0719B" w:rsidRDefault="00A54DE4" w:rsidP="000E6885">
      <w:pPr>
        <w:pStyle w:val="ListParagraph"/>
        <w:numPr>
          <w:ilvl w:val="0"/>
          <w:numId w:val="39"/>
        </w:numPr>
        <w:spacing w:line="360" w:lineRule="auto"/>
        <w:ind w:left="1843" w:hanging="567"/>
        <w:rPr>
          <w:sz w:val="26"/>
          <w:szCs w:val="26"/>
        </w:rPr>
      </w:pPr>
      <w:r w:rsidRPr="00E0719B">
        <w:rPr>
          <w:sz w:val="26"/>
          <w:szCs w:val="26"/>
        </w:rPr>
        <w:t>Chỉnh sửa thông tin gian hàng</w:t>
      </w:r>
    </w:p>
    <w:p w14:paraId="782DC660" w14:textId="77777777" w:rsidR="0094160F" w:rsidRPr="00481F7B" w:rsidRDefault="0094160F" w:rsidP="001011B5">
      <w:pPr>
        <w:pStyle w:val="Heading3"/>
      </w:pPr>
      <w:bookmarkStart w:id="29" w:name="_Toc27552910"/>
      <w:r w:rsidRPr="00481F7B">
        <w:t>2.1.2. Đặc tả Actor Nhân Viên</w:t>
      </w:r>
      <w:bookmarkEnd w:id="29"/>
    </w:p>
    <w:p w14:paraId="0F204AC9" w14:textId="77777777" w:rsidR="00E359E5" w:rsidRPr="00287017" w:rsidRDefault="00E359E5" w:rsidP="000E6885">
      <w:pPr>
        <w:pStyle w:val="ListParagraph"/>
        <w:numPr>
          <w:ilvl w:val="0"/>
          <w:numId w:val="40"/>
        </w:numPr>
        <w:spacing w:line="360" w:lineRule="auto"/>
        <w:rPr>
          <w:sz w:val="26"/>
          <w:szCs w:val="26"/>
        </w:rPr>
      </w:pPr>
      <w:r w:rsidRPr="00287017">
        <w:rPr>
          <w:sz w:val="26"/>
          <w:szCs w:val="26"/>
        </w:rPr>
        <w:t>Đăng nhập hệ thống</w:t>
      </w:r>
    </w:p>
    <w:p w14:paraId="64E1C8E0" w14:textId="77777777" w:rsidR="00E359E5" w:rsidRPr="00287017" w:rsidRDefault="00E359E5" w:rsidP="000E6885">
      <w:pPr>
        <w:pStyle w:val="ListParagraph"/>
        <w:numPr>
          <w:ilvl w:val="0"/>
          <w:numId w:val="41"/>
        </w:numPr>
        <w:spacing w:line="360" w:lineRule="auto"/>
        <w:rPr>
          <w:sz w:val="26"/>
          <w:szCs w:val="26"/>
        </w:rPr>
      </w:pPr>
      <w:r w:rsidRPr="00287017">
        <w:rPr>
          <w:sz w:val="26"/>
          <w:szCs w:val="26"/>
        </w:rPr>
        <w:t xml:space="preserve">Thoát khỏi hệ thống </w:t>
      </w:r>
    </w:p>
    <w:p w14:paraId="44E41AA2" w14:textId="701920E9" w:rsidR="00E359E5" w:rsidRPr="00287017" w:rsidRDefault="00E359E5" w:rsidP="000E6885">
      <w:pPr>
        <w:pStyle w:val="ListParagraph"/>
        <w:numPr>
          <w:ilvl w:val="0"/>
          <w:numId w:val="41"/>
        </w:numPr>
        <w:spacing w:line="360" w:lineRule="auto"/>
        <w:rPr>
          <w:sz w:val="26"/>
          <w:szCs w:val="26"/>
        </w:rPr>
      </w:pPr>
      <w:r w:rsidRPr="00287017">
        <w:rPr>
          <w:sz w:val="26"/>
          <w:szCs w:val="26"/>
        </w:rPr>
        <w:t>Xem trang tổng quan về hệ thống bao gồm</w:t>
      </w:r>
    </w:p>
    <w:p w14:paraId="7DDE89D8" w14:textId="77777777" w:rsidR="0094160F" w:rsidRPr="00481F7B" w:rsidRDefault="0094160F" w:rsidP="000E6885">
      <w:pPr>
        <w:pStyle w:val="ListParagraph"/>
        <w:numPr>
          <w:ilvl w:val="0"/>
          <w:numId w:val="44"/>
        </w:numPr>
        <w:spacing w:line="360" w:lineRule="auto"/>
        <w:ind w:left="1843" w:hanging="567"/>
        <w:rPr>
          <w:sz w:val="26"/>
          <w:szCs w:val="26"/>
        </w:rPr>
      </w:pPr>
      <w:r w:rsidRPr="00481F7B">
        <w:rPr>
          <w:sz w:val="26"/>
          <w:szCs w:val="26"/>
        </w:rPr>
        <w:t>Xem doanh thu, lợi nhuận, tổng đơn hàng, tiền hàng tồn kho, số đơn chưa hoàn thành, tiền hàng đóng bang, tổng vốn, tiền hàng đã bán, chi phí, mục tiêu, bomb hàng, số đơn khiếu nại của tháng hiện tại</w:t>
      </w:r>
    </w:p>
    <w:p w14:paraId="5D5B313B" w14:textId="77777777" w:rsidR="0094160F" w:rsidRPr="00481F7B" w:rsidRDefault="0094160F" w:rsidP="000E6885">
      <w:pPr>
        <w:pStyle w:val="ListParagraph"/>
        <w:numPr>
          <w:ilvl w:val="0"/>
          <w:numId w:val="44"/>
        </w:numPr>
        <w:spacing w:line="360" w:lineRule="auto"/>
        <w:ind w:left="1843" w:hanging="567"/>
        <w:rPr>
          <w:sz w:val="26"/>
          <w:szCs w:val="26"/>
        </w:rPr>
      </w:pPr>
      <w:r w:rsidRPr="00481F7B">
        <w:rPr>
          <w:sz w:val="26"/>
          <w:szCs w:val="26"/>
        </w:rPr>
        <w:t>Xem danh sách sản phẩm bán chạy nhất, kênh bán hàng hiệu quả nhất, các thống kê khác</w:t>
      </w:r>
    </w:p>
    <w:p w14:paraId="0E7C97C0" w14:textId="77777777" w:rsidR="0094160F" w:rsidRPr="00481F7B" w:rsidRDefault="0094160F" w:rsidP="000E6885">
      <w:pPr>
        <w:pStyle w:val="ListParagraph"/>
        <w:numPr>
          <w:ilvl w:val="0"/>
          <w:numId w:val="42"/>
        </w:numPr>
        <w:spacing w:line="360" w:lineRule="auto"/>
        <w:rPr>
          <w:sz w:val="26"/>
          <w:szCs w:val="26"/>
        </w:rPr>
      </w:pPr>
      <w:r w:rsidRPr="00481F7B">
        <w:rPr>
          <w:sz w:val="26"/>
          <w:szCs w:val="26"/>
        </w:rPr>
        <w:t xml:space="preserve">Xem lịch sử hoạt động </w:t>
      </w:r>
    </w:p>
    <w:p w14:paraId="5CD66921" w14:textId="77777777" w:rsidR="0094160F" w:rsidRPr="00481F7B" w:rsidRDefault="0094160F" w:rsidP="000E6885">
      <w:pPr>
        <w:pStyle w:val="ListParagraph"/>
        <w:numPr>
          <w:ilvl w:val="0"/>
          <w:numId w:val="42"/>
        </w:numPr>
        <w:spacing w:line="360" w:lineRule="auto"/>
        <w:rPr>
          <w:sz w:val="26"/>
          <w:szCs w:val="26"/>
        </w:rPr>
      </w:pPr>
      <w:r w:rsidRPr="00481F7B">
        <w:rPr>
          <w:sz w:val="26"/>
          <w:szCs w:val="26"/>
        </w:rPr>
        <w:t>Xem danh sách các việc cần làm trong tương lai</w:t>
      </w:r>
    </w:p>
    <w:p w14:paraId="288C02A9" w14:textId="4A78797A" w:rsidR="00E359E5" w:rsidRPr="00B003AA" w:rsidRDefault="00E359E5" w:rsidP="000E6885">
      <w:pPr>
        <w:pStyle w:val="ListParagraph"/>
        <w:numPr>
          <w:ilvl w:val="0"/>
          <w:numId w:val="42"/>
        </w:numPr>
        <w:spacing w:line="360" w:lineRule="auto"/>
        <w:rPr>
          <w:sz w:val="26"/>
          <w:szCs w:val="26"/>
        </w:rPr>
      </w:pPr>
      <w:r w:rsidRPr="00B003AA">
        <w:rPr>
          <w:sz w:val="26"/>
          <w:szCs w:val="26"/>
        </w:rPr>
        <w:t>Quản lý sản phẩm</w:t>
      </w:r>
    </w:p>
    <w:p w14:paraId="1E4EE7E9"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Xem danh sách các  sản phẩm</w:t>
      </w:r>
    </w:p>
    <w:p w14:paraId="5423994E"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Thêm sản phẩm mới</w:t>
      </w:r>
    </w:p>
    <w:p w14:paraId="74BD1FFF"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 xml:space="preserve">Cập nhật thông tin sản phẩm </w:t>
      </w:r>
    </w:p>
    <w:p w14:paraId="1681719A"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Xóa sản phẩm</w:t>
      </w:r>
    </w:p>
    <w:p w14:paraId="7EEFCD13"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In danh sách sản phẩm</w:t>
      </w:r>
    </w:p>
    <w:p w14:paraId="509B5194"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Tìm kiếm sản phẩm</w:t>
      </w:r>
    </w:p>
    <w:p w14:paraId="71958862"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Xuất file Excel danh sách sản phẩm</w:t>
      </w:r>
    </w:p>
    <w:p w14:paraId="109E0DD7" w14:textId="77777777" w:rsidR="00D31BD8" w:rsidRPr="00B003AA" w:rsidRDefault="00D31BD8" w:rsidP="000E6885">
      <w:pPr>
        <w:pStyle w:val="ListParagraph"/>
        <w:numPr>
          <w:ilvl w:val="0"/>
          <w:numId w:val="43"/>
        </w:numPr>
        <w:spacing w:line="360" w:lineRule="auto"/>
        <w:rPr>
          <w:sz w:val="26"/>
          <w:szCs w:val="26"/>
        </w:rPr>
      </w:pPr>
      <w:r w:rsidRPr="00B003AA">
        <w:rPr>
          <w:sz w:val="26"/>
          <w:szCs w:val="26"/>
        </w:rPr>
        <w:t>Quản lý phân cấp sản phẩm</w:t>
      </w:r>
    </w:p>
    <w:p w14:paraId="1A85BCDC" w14:textId="393B6D4A" w:rsidR="00D31BD8" w:rsidRPr="00481F7B" w:rsidRDefault="00A03192" w:rsidP="00A03192">
      <w:pPr>
        <w:pStyle w:val="ListParagraph"/>
        <w:numPr>
          <w:ilvl w:val="0"/>
          <w:numId w:val="46"/>
        </w:numPr>
        <w:spacing w:line="360" w:lineRule="auto"/>
        <w:ind w:left="1985" w:hanging="142"/>
        <w:rPr>
          <w:sz w:val="26"/>
          <w:szCs w:val="26"/>
        </w:rPr>
      </w:pPr>
      <w:r>
        <w:rPr>
          <w:sz w:val="26"/>
          <w:szCs w:val="26"/>
        </w:rPr>
        <w:lastRenderedPageBreak/>
        <w:t xml:space="preserve">   </w:t>
      </w:r>
      <w:r w:rsidR="00D31BD8" w:rsidRPr="00481F7B">
        <w:rPr>
          <w:sz w:val="26"/>
          <w:szCs w:val="26"/>
        </w:rPr>
        <w:t>Xem danh sách các phân cấp sản phẩm</w:t>
      </w:r>
    </w:p>
    <w:p w14:paraId="17AB0FE7" w14:textId="1CE9ACEB" w:rsidR="00D31BD8" w:rsidRPr="00481F7B" w:rsidRDefault="00A03192" w:rsidP="00A03192">
      <w:pPr>
        <w:pStyle w:val="ListParagraph"/>
        <w:numPr>
          <w:ilvl w:val="0"/>
          <w:numId w:val="46"/>
        </w:numPr>
        <w:spacing w:line="360" w:lineRule="auto"/>
        <w:ind w:left="1985" w:hanging="142"/>
        <w:rPr>
          <w:sz w:val="26"/>
          <w:szCs w:val="26"/>
        </w:rPr>
      </w:pPr>
      <w:r>
        <w:rPr>
          <w:sz w:val="26"/>
          <w:szCs w:val="26"/>
        </w:rPr>
        <w:t xml:space="preserve">   </w:t>
      </w:r>
      <w:r w:rsidR="00D31BD8" w:rsidRPr="00481F7B">
        <w:rPr>
          <w:sz w:val="26"/>
          <w:szCs w:val="26"/>
        </w:rPr>
        <w:t>Thêm phân cấp sản phẩm mới</w:t>
      </w:r>
    </w:p>
    <w:p w14:paraId="188DCB71" w14:textId="7BCAC9F9" w:rsidR="00D31BD8" w:rsidRPr="00481F7B" w:rsidRDefault="00A03192" w:rsidP="00A03192">
      <w:pPr>
        <w:pStyle w:val="ListParagraph"/>
        <w:numPr>
          <w:ilvl w:val="0"/>
          <w:numId w:val="46"/>
        </w:numPr>
        <w:spacing w:line="360" w:lineRule="auto"/>
        <w:ind w:left="1985" w:hanging="142"/>
        <w:rPr>
          <w:sz w:val="26"/>
          <w:szCs w:val="26"/>
        </w:rPr>
      </w:pPr>
      <w:r>
        <w:rPr>
          <w:sz w:val="26"/>
          <w:szCs w:val="26"/>
        </w:rPr>
        <w:t xml:space="preserve">   </w:t>
      </w:r>
      <w:r w:rsidR="00D31BD8" w:rsidRPr="00481F7B">
        <w:rPr>
          <w:sz w:val="26"/>
          <w:szCs w:val="26"/>
        </w:rPr>
        <w:t xml:space="preserve">Cập nhật thông tin phân cấp sản phẩm </w:t>
      </w:r>
    </w:p>
    <w:p w14:paraId="12C25C36"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Xóa phân cấp  sản phẩm</w:t>
      </w:r>
    </w:p>
    <w:p w14:paraId="455832E6"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In danh sách phân cấp sản phẩm</w:t>
      </w:r>
    </w:p>
    <w:p w14:paraId="63A56CA2"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Tìm kiếm phân cấp sản phẩm</w:t>
      </w:r>
    </w:p>
    <w:p w14:paraId="5C455CD7"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Xuất file Excel danh sách phân cấp sản phẩm</w:t>
      </w:r>
    </w:p>
    <w:p w14:paraId="6C0783B6" w14:textId="77777777" w:rsidR="00D31BD8" w:rsidRPr="00B003AA" w:rsidRDefault="00D31BD8" w:rsidP="000E6885">
      <w:pPr>
        <w:pStyle w:val="ListParagraph"/>
        <w:numPr>
          <w:ilvl w:val="0"/>
          <w:numId w:val="43"/>
        </w:numPr>
        <w:spacing w:line="360" w:lineRule="auto"/>
        <w:rPr>
          <w:sz w:val="26"/>
          <w:szCs w:val="26"/>
        </w:rPr>
      </w:pPr>
      <w:r w:rsidRPr="00B003AA">
        <w:rPr>
          <w:sz w:val="26"/>
          <w:szCs w:val="26"/>
        </w:rPr>
        <w:t>Quản lý đơn hàng</w:t>
      </w:r>
    </w:p>
    <w:p w14:paraId="7754D4A0"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Tạo đơn hàng mới</w:t>
      </w:r>
    </w:p>
    <w:p w14:paraId="0C6DF38B"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Xem danh sách đơn hàng</w:t>
      </w:r>
    </w:p>
    <w:p w14:paraId="7124C0E2"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Xem thông tin chi tiết đơn hàng</w:t>
      </w:r>
    </w:p>
    <w:p w14:paraId="2A089072"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Cập nhật trạng thái đơn hàng</w:t>
      </w:r>
    </w:p>
    <w:p w14:paraId="259A2016"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Tìm kiếm đơn hàng</w:t>
      </w:r>
    </w:p>
    <w:p w14:paraId="24CDA816"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Xóa đơn hàng</w:t>
      </w:r>
    </w:p>
    <w:p w14:paraId="00B62166"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Cập nhật thông tin đơn hàng</w:t>
      </w:r>
    </w:p>
    <w:p w14:paraId="662BEB84" w14:textId="5EF67D9F" w:rsidR="00E359E5" w:rsidRPr="008C7305" w:rsidRDefault="00E359E5" w:rsidP="000E6885">
      <w:pPr>
        <w:pStyle w:val="ListParagraph"/>
        <w:numPr>
          <w:ilvl w:val="0"/>
          <w:numId w:val="43"/>
        </w:numPr>
        <w:spacing w:line="360" w:lineRule="auto"/>
        <w:rPr>
          <w:sz w:val="26"/>
          <w:szCs w:val="26"/>
        </w:rPr>
      </w:pPr>
      <w:r w:rsidRPr="008C7305">
        <w:rPr>
          <w:sz w:val="26"/>
          <w:szCs w:val="26"/>
        </w:rPr>
        <w:t xml:space="preserve">Quản lý chi </w:t>
      </w:r>
      <w:r w:rsidR="00481F7B" w:rsidRPr="008C7305">
        <w:rPr>
          <w:sz w:val="26"/>
          <w:szCs w:val="26"/>
        </w:rPr>
        <w:t>phí</w:t>
      </w:r>
    </w:p>
    <w:p w14:paraId="3DF72043"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Xem danh sách các chi phí</w:t>
      </w:r>
    </w:p>
    <w:p w14:paraId="4C9D9291"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Thêm chi phí mới</w:t>
      </w:r>
    </w:p>
    <w:p w14:paraId="540C918D"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Cập nhật chi phí</w:t>
      </w:r>
    </w:p>
    <w:p w14:paraId="0138B601"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Xóa chi phí</w:t>
      </w:r>
    </w:p>
    <w:p w14:paraId="77AAE76D"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In danh sách các chi phí</w:t>
      </w:r>
    </w:p>
    <w:p w14:paraId="727D4119"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Tìm kiếm các chi phí</w:t>
      </w:r>
    </w:p>
    <w:p w14:paraId="46C887C7" w14:textId="4802C8C8" w:rsidR="00D31BD8"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Xuất file Excel danh sách các chi phí</w:t>
      </w:r>
    </w:p>
    <w:p w14:paraId="160DB244" w14:textId="77777777" w:rsidR="00D31BD8" w:rsidRPr="008C7305" w:rsidRDefault="00D31BD8" w:rsidP="000E6885">
      <w:pPr>
        <w:pStyle w:val="ListParagraph"/>
        <w:numPr>
          <w:ilvl w:val="0"/>
          <w:numId w:val="43"/>
        </w:numPr>
        <w:spacing w:line="360" w:lineRule="auto"/>
        <w:rPr>
          <w:sz w:val="26"/>
          <w:szCs w:val="26"/>
        </w:rPr>
      </w:pPr>
      <w:r w:rsidRPr="008C7305">
        <w:rPr>
          <w:sz w:val="26"/>
          <w:szCs w:val="26"/>
        </w:rPr>
        <w:t>Quản lý khách hàng</w:t>
      </w:r>
    </w:p>
    <w:p w14:paraId="267C8D6E"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Xem danh sách khách hàng</w:t>
      </w:r>
    </w:p>
    <w:p w14:paraId="134A8DAE"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Thêm khách hàng mới</w:t>
      </w:r>
    </w:p>
    <w:p w14:paraId="2E2A0216"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 xml:space="preserve">Cập nhật thông tin khách hàng </w:t>
      </w:r>
    </w:p>
    <w:p w14:paraId="1C9ED079"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Xóa khách hàng</w:t>
      </w:r>
    </w:p>
    <w:p w14:paraId="13B07A91"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Tìm kiếm khách hàng</w:t>
      </w:r>
    </w:p>
    <w:p w14:paraId="745AC086" w14:textId="4231C9B4" w:rsidR="00D31BD8" w:rsidRDefault="00D31BD8" w:rsidP="000E6885">
      <w:pPr>
        <w:pStyle w:val="ListParagraph"/>
        <w:numPr>
          <w:ilvl w:val="0"/>
          <w:numId w:val="49"/>
        </w:numPr>
        <w:spacing w:line="360" w:lineRule="auto"/>
        <w:ind w:left="2410" w:hanging="567"/>
        <w:rPr>
          <w:sz w:val="26"/>
          <w:szCs w:val="26"/>
        </w:rPr>
      </w:pPr>
      <w:r w:rsidRPr="00481F7B">
        <w:rPr>
          <w:sz w:val="26"/>
          <w:szCs w:val="26"/>
        </w:rPr>
        <w:t>Xem những đơn hàng, sản phẩm mà khách đã mua</w:t>
      </w:r>
    </w:p>
    <w:p w14:paraId="5CAA3896" w14:textId="77777777" w:rsidR="00481F7B" w:rsidRPr="00481F7B" w:rsidRDefault="00481F7B" w:rsidP="00481F7B">
      <w:pPr>
        <w:spacing w:line="360" w:lineRule="auto"/>
        <w:rPr>
          <w:sz w:val="26"/>
          <w:szCs w:val="26"/>
        </w:rPr>
      </w:pPr>
    </w:p>
    <w:p w14:paraId="634AD0F1" w14:textId="7F483D50" w:rsidR="002B6E91" w:rsidRPr="002B6E91" w:rsidRDefault="00A50B3C" w:rsidP="002B6E91">
      <w:pPr>
        <w:pStyle w:val="Heading3"/>
      </w:pPr>
      <w:bookmarkStart w:id="30" w:name="_Toc27552911"/>
      <w:r w:rsidRPr="00481F7B">
        <w:lastRenderedPageBreak/>
        <w:t>2.</w:t>
      </w:r>
      <w:r w:rsidR="00481F7B">
        <w:t>1</w:t>
      </w:r>
      <w:r w:rsidR="001E0755" w:rsidRPr="00481F7B">
        <w:t>.</w:t>
      </w:r>
      <w:r w:rsidR="00221A45">
        <w:t>3</w:t>
      </w:r>
      <w:r w:rsidR="001E0755" w:rsidRPr="00481F7B">
        <w:t xml:space="preserve"> </w:t>
      </w:r>
      <w:r w:rsidR="00E359E5" w:rsidRPr="00481F7B">
        <w:t>Biểu đ</w:t>
      </w:r>
      <w:r w:rsidR="00841582">
        <w:t>ồ</w:t>
      </w:r>
      <w:r w:rsidR="00E359E5" w:rsidRPr="00481F7B">
        <w:t xml:space="preserve"> Useca</w:t>
      </w:r>
      <w:r w:rsidR="00FF451B">
        <w:rPr>
          <w:noProof/>
        </w:rPr>
        <mc:AlternateContent>
          <mc:Choice Requires="wps">
            <w:drawing>
              <wp:anchor distT="0" distB="0" distL="114300" distR="114300" simplePos="0" relativeHeight="251708416" behindDoc="0" locked="0" layoutInCell="1" allowOverlap="1" wp14:anchorId="116521C6" wp14:editId="466D7E05">
                <wp:simplePos x="0" y="0"/>
                <wp:positionH relativeFrom="column">
                  <wp:posOffset>544195</wp:posOffset>
                </wp:positionH>
                <wp:positionV relativeFrom="paragraph">
                  <wp:posOffset>4193540</wp:posOffset>
                </wp:positionV>
                <wp:extent cx="4396740"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68F7A37F" w14:textId="02E4DCC9" w:rsidR="00F47DC5" w:rsidRPr="00363C71" w:rsidRDefault="00F47DC5" w:rsidP="00FF451B">
                            <w:pPr>
                              <w:pStyle w:val="Caption"/>
                              <w:jc w:val="center"/>
                              <w:rPr>
                                <w:bCs/>
                                <w:i/>
                                <w:iCs/>
                                <w:color w:val="000000"/>
                                <w:sz w:val="26"/>
                                <w:szCs w:val="26"/>
                              </w:rPr>
                            </w:pPr>
                            <w:bookmarkStart w:id="31" w:name="_Toc27492822"/>
                            <w:r>
                              <w:t>Hình 2.</w:t>
                            </w:r>
                            <w:r w:rsidR="009108F5">
                              <w:fldChar w:fldCharType="begin"/>
                            </w:r>
                            <w:r w:rsidR="009108F5">
                              <w:instrText xml:space="preserve"> SEQ Table \* ARABIC </w:instrText>
                            </w:r>
                            <w:r w:rsidR="009108F5">
                              <w:fldChar w:fldCharType="separate"/>
                            </w:r>
                            <w:r w:rsidR="00234450">
                              <w:rPr>
                                <w:noProof/>
                              </w:rPr>
                              <w:t>1</w:t>
                            </w:r>
                            <w:r w:rsidR="009108F5">
                              <w:rPr>
                                <w:noProof/>
                              </w:rPr>
                              <w:fldChar w:fldCharType="end"/>
                            </w:r>
                            <w:r>
                              <w:t>. Usecase hệ thống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6521C6" id="_x0000_t202" coordsize="21600,21600" o:spt="202" path="m,l,21600r21600,l21600,xe">
                <v:stroke joinstyle="miter"/>
                <v:path gradientshapeok="t" o:connecttype="rect"/>
              </v:shapetype>
              <v:shape id="Text Box 296" o:spid="_x0000_s1026" type="#_x0000_t202" style="position:absolute;left:0;text-align:left;margin-left:42.85pt;margin-top:330.2pt;width:346.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" stroked="f">
                <v:textbox style="mso-fit-shape-to-text:t" inset="0,0,0,0">
                  <w:txbxContent>
                    <w:p w14:paraId="68F7A37F" w14:textId="02E4DCC9" w:rsidR="00F47DC5" w:rsidRPr="00363C71" w:rsidRDefault="00F47DC5" w:rsidP="00FF451B">
                      <w:pPr>
                        <w:pStyle w:val="Caption"/>
                        <w:jc w:val="center"/>
                        <w:rPr>
                          <w:bCs/>
                          <w:i/>
                          <w:iCs/>
                          <w:color w:val="000000"/>
                          <w:sz w:val="26"/>
                          <w:szCs w:val="26"/>
                        </w:rPr>
                      </w:pPr>
                      <w:bookmarkStart w:id="32" w:name="_Toc27492822"/>
                      <w:r>
                        <w:t>Hình 2.</w:t>
                      </w:r>
                      <w:r w:rsidR="009108F5">
                        <w:fldChar w:fldCharType="begin"/>
                      </w:r>
                      <w:r w:rsidR="009108F5">
                        <w:instrText xml:space="preserve"> SEQ Table \* ARABIC </w:instrText>
                      </w:r>
                      <w:r w:rsidR="009108F5">
                        <w:fldChar w:fldCharType="separate"/>
                      </w:r>
                      <w:r w:rsidR="00234450">
                        <w:rPr>
                          <w:noProof/>
                        </w:rPr>
                        <w:t>1</w:t>
                      </w:r>
                      <w:r w:rsidR="009108F5">
                        <w:rPr>
                          <w:noProof/>
                        </w:rPr>
                        <w:fldChar w:fldCharType="end"/>
                      </w:r>
                      <w:r>
                        <w:t>. Usecase hệ thống</w:t>
                      </w:r>
                      <w:bookmarkEnd w:id="32"/>
                    </w:p>
                  </w:txbxContent>
                </v:textbox>
                <w10:wrap type="topAndBottom"/>
              </v:shape>
            </w:pict>
          </mc:Fallback>
        </mc:AlternateContent>
      </w:r>
      <w:r w:rsidR="00B563E3" w:rsidRPr="00D31BD8">
        <w:rPr>
          <w:b w:val="0"/>
          <w:bCs w:val="0"/>
          <w:noProof/>
        </w:rPr>
        <w:drawing>
          <wp:anchor distT="0" distB="0" distL="114300" distR="114300" simplePos="0" relativeHeight="251668480" behindDoc="0" locked="0" layoutInCell="1" allowOverlap="1" wp14:anchorId="16A0F070" wp14:editId="68760A6B">
            <wp:simplePos x="0" y="0"/>
            <wp:positionH relativeFrom="column">
              <wp:posOffset>544195</wp:posOffset>
            </wp:positionH>
            <wp:positionV relativeFrom="paragraph">
              <wp:posOffset>319405</wp:posOffset>
            </wp:positionV>
            <wp:extent cx="4396740" cy="381698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96740" cy="38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6E91">
        <w:t>se</w:t>
      </w:r>
      <w:bookmarkEnd w:id="30"/>
    </w:p>
    <w:p w14:paraId="5CC43126" w14:textId="77777777" w:rsidR="00FF451B" w:rsidRDefault="00B563E3" w:rsidP="00FF451B">
      <w:pPr>
        <w:pStyle w:val="Paragraph"/>
        <w:keepNext/>
      </w:pPr>
      <w:r>
        <w:rPr>
          <w:noProof/>
        </w:rPr>
        <w:drawing>
          <wp:inline distT="0" distB="0" distL="0" distR="0" wp14:anchorId="7D69BA26" wp14:editId="5C172DD4">
            <wp:extent cx="5616235" cy="343015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16235" cy="3430153"/>
                    </a:xfrm>
                    <a:prstGeom prst="rect">
                      <a:avLst/>
                    </a:prstGeom>
                    <a:noFill/>
                    <a:ln>
                      <a:noFill/>
                    </a:ln>
                  </pic:spPr>
                </pic:pic>
              </a:graphicData>
            </a:graphic>
          </wp:inline>
        </w:drawing>
      </w:r>
    </w:p>
    <w:p w14:paraId="70D45472" w14:textId="4FC765FB" w:rsidR="00B563E3" w:rsidRDefault="00FF451B" w:rsidP="00FF451B">
      <w:pPr>
        <w:pStyle w:val="Caption"/>
        <w:jc w:val="center"/>
      </w:pPr>
      <w:bookmarkStart w:id="33" w:name="_Toc27492823"/>
      <w:r>
        <w:t>Hình 2.</w:t>
      </w:r>
      <w:r w:rsidR="009108F5">
        <w:fldChar w:fldCharType="begin"/>
      </w:r>
      <w:r w:rsidR="009108F5">
        <w:instrText xml:space="preserve"> SEQ Table \* ARABIC </w:instrText>
      </w:r>
      <w:r w:rsidR="009108F5">
        <w:fldChar w:fldCharType="separate"/>
      </w:r>
      <w:r w:rsidR="00234450">
        <w:rPr>
          <w:noProof/>
        </w:rPr>
        <w:t>2</w:t>
      </w:r>
      <w:r w:rsidR="009108F5">
        <w:rPr>
          <w:noProof/>
        </w:rPr>
        <w:fldChar w:fldCharType="end"/>
      </w:r>
      <w:r>
        <w:t>. Usecase quản lí sản phẩm</w:t>
      </w:r>
      <w:bookmarkEnd w:id="33"/>
    </w:p>
    <w:p w14:paraId="52503E35" w14:textId="77777777" w:rsidR="00FF451B" w:rsidRDefault="00BD4384" w:rsidP="00FF451B">
      <w:pPr>
        <w:pStyle w:val="Paragraph"/>
        <w:keepNext/>
      </w:pPr>
      <w:r>
        <w:rPr>
          <w:noProof/>
        </w:rPr>
        <w:lastRenderedPageBreak/>
        <w:drawing>
          <wp:inline distT="0" distB="0" distL="0" distR="0" wp14:anchorId="0045F8C2" wp14:editId="1764DCAE">
            <wp:extent cx="5616235" cy="3430152"/>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16235" cy="3430152"/>
                    </a:xfrm>
                    <a:prstGeom prst="rect">
                      <a:avLst/>
                    </a:prstGeom>
                    <a:noFill/>
                    <a:ln>
                      <a:noFill/>
                    </a:ln>
                  </pic:spPr>
                </pic:pic>
              </a:graphicData>
            </a:graphic>
          </wp:inline>
        </w:drawing>
      </w:r>
    </w:p>
    <w:p w14:paraId="6E0D150C" w14:textId="4AC0458F" w:rsidR="00BD4384" w:rsidRDefault="00FF451B" w:rsidP="00FF451B">
      <w:pPr>
        <w:pStyle w:val="Caption"/>
        <w:jc w:val="center"/>
      </w:pPr>
      <w:bookmarkStart w:id="34" w:name="_Toc27492824"/>
      <w:r>
        <w:t>Hình 2.</w:t>
      </w:r>
      <w:r w:rsidR="009108F5">
        <w:fldChar w:fldCharType="begin"/>
      </w:r>
      <w:r w:rsidR="009108F5">
        <w:instrText xml:space="preserve"> SEQ Table \* ARABIC </w:instrText>
      </w:r>
      <w:r w:rsidR="009108F5">
        <w:fldChar w:fldCharType="separate"/>
      </w:r>
      <w:r w:rsidR="00234450">
        <w:rPr>
          <w:noProof/>
        </w:rPr>
        <w:t>3</w:t>
      </w:r>
      <w:r w:rsidR="009108F5">
        <w:rPr>
          <w:noProof/>
        </w:rPr>
        <w:fldChar w:fldCharType="end"/>
      </w:r>
      <w:r>
        <w:t>. Usecase quản lí phân cấp sản phẩm</w:t>
      </w:r>
      <w:bookmarkEnd w:id="34"/>
    </w:p>
    <w:p w14:paraId="3610CD23" w14:textId="77777777" w:rsidR="00FF451B" w:rsidRDefault="00D81D54" w:rsidP="00FF451B">
      <w:pPr>
        <w:pStyle w:val="Paragraph"/>
        <w:keepNext/>
      </w:pPr>
      <w:r>
        <w:rPr>
          <w:noProof/>
        </w:rPr>
        <w:drawing>
          <wp:inline distT="0" distB="0" distL="0" distR="0" wp14:anchorId="1372CD84" wp14:editId="3642FBAE">
            <wp:extent cx="5671185" cy="3483951"/>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71185" cy="3483951"/>
                    </a:xfrm>
                    <a:prstGeom prst="rect">
                      <a:avLst/>
                    </a:prstGeom>
                    <a:noFill/>
                    <a:ln>
                      <a:noFill/>
                    </a:ln>
                  </pic:spPr>
                </pic:pic>
              </a:graphicData>
            </a:graphic>
          </wp:inline>
        </w:drawing>
      </w:r>
    </w:p>
    <w:p w14:paraId="15F25029" w14:textId="74D0C121" w:rsidR="00D31BD8" w:rsidRDefault="00FF451B" w:rsidP="00FF451B">
      <w:pPr>
        <w:pStyle w:val="Caption"/>
        <w:jc w:val="center"/>
      </w:pPr>
      <w:bookmarkStart w:id="35" w:name="_Toc27492825"/>
      <w:r>
        <w:t>Hình 2.</w:t>
      </w:r>
      <w:r w:rsidR="009108F5">
        <w:fldChar w:fldCharType="begin"/>
      </w:r>
      <w:r w:rsidR="009108F5">
        <w:instrText xml:space="preserve"> SEQ Table \* ARABIC </w:instrText>
      </w:r>
      <w:r w:rsidR="009108F5">
        <w:fldChar w:fldCharType="separate"/>
      </w:r>
      <w:r w:rsidR="00234450">
        <w:rPr>
          <w:noProof/>
        </w:rPr>
        <w:t>4</w:t>
      </w:r>
      <w:r w:rsidR="009108F5">
        <w:rPr>
          <w:noProof/>
        </w:rPr>
        <w:fldChar w:fldCharType="end"/>
      </w:r>
      <w:r>
        <w:t>. Usecase quản lí đơn hàng</w:t>
      </w:r>
      <w:bookmarkEnd w:id="35"/>
    </w:p>
    <w:p w14:paraId="785E412B" w14:textId="77777777" w:rsidR="00FF451B" w:rsidRDefault="00B563E3" w:rsidP="00FF451B">
      <w:pPr>
        <w:pStyle w:val="Paragraph"/>
        <w:keepNext/>
      </w:pPr>
      <w:r>
        <w:rPr>
          <w:noProof/>
        </w:rPr>
        <w:lastRenderedPageBreak/>
        <w:drawing>
          <wp:inline distT="0" distB="0" distL="0" distR="0" wp14:anchorId="42BE0D1F" wp14:editId="100A322F">
            <wp:extent cx="5671185" cy="328489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71185" cy="3284894"/>
                    </a:xfrm>
                    <a:prstGeom prst="rect">
                      <a:avLst/>
                    </a:prstGeom>
                    <a:ln>
                      <a:noFill/>
                    </a:ln>
                    <a:extLst>
                      <a:ext uri="{53640926-AAD7-44D8-BBD7-CCE9431645EC}">
                        <a14:shadowObscured xmlns:a14="http://schemas.microsoft.com/office/drawing/2010/main"/>
                      </a:ext>
                    </a:extLst>
                  </pic:spPr>
                </pic:pic>
              </a:graphicData>
            </a:graphic>
          </wp:inline>
        </w:drawing>
      </w:r>
    </w:p>
    <w:p w14:paraId="37690110" w14:textId="54B50C2D" w:rsidR="00BD4384" w:rsidRDefault="00FF451B" w:rsidP="00FF451B">
      <w:pPr>
        <w:pStyle w:val="Caption"/>
        <w:jc w:val="center"/>
      </w:pPr>
      <w:bookmarkStart w:id="36" w:name="_Toc27492826"/>
      <w:r>
        <w:t>Hình 2.</w:t>
      </w:r>
      <w:r w:rsidR="009108F5">
        <w:fldChar w:fldCharType="begin"/>
      </w:r>
      <w:r w:rsidR="009108F5">
        <w:instrText xml:space="preserve"> SEQ Table \* ARABIC </w:instrText>
      </w:r>
      <w:r w:rsidR="009108F5">
        <w:fldChar w:fldCharType="separate"/>
      </w:r>
      <w:r w:rsidR="00234450">
        <w:rPr>
          <w:noProof/>
        </w:rPr>
        <w:t>5</w:t>
      </w:r>
      <w:r w:rsidR="009108F5">
        <w:rPr>
          <w:noProof/>
        </w:rPr>
        <w:fldChar w:fldCharType="end"/>
      </w:r>
      <w:r>
        <w:t>. Usecase quản lí chi phí</w:t>
      </w:r>
      <w:bookmarkEnd w:id="36"/>
    </w:p>
    <w:p w14:paraId="3C22E859" w14:textId="77777777" w:rsidR="00FF451B" w:rsidRDefault="00D81D54" w:rsidP="00FF451B">
      <w:pPr>
        <w:pStyle w:val="Paragraph"/>
        <w:keepNext/>
        <w:ind w:firstLine="0"/>
      </w:pPr>
      <w:r>
        <w:rPr>
          <w:noProof/>
        </w:rPr>
        <w:drawing>
          <wp:inline distT="0" distB="0" distL="0" distR="0" wp14:anchorId="7233F955" wp14:editId="4EF11DED">
            <wp:extent cx="5671185" cy="324067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71185" cy="3240677"/>
                    </a:xfrm>
                    <a:prstGeom prst="rect">
                      <a:avLst/>
                    </a:prstGeom>
                    <a:noFill/>
                    <a:ln>
                      <a:noFill/>
                    </a:ln>
                    <a:extLst>
                      <a:ext uri="{53640926-AAD7-44D8-BBD7-CCE9431645EC}">
                        <a14:shadowObscured xmlns:a14="http://schemas.microsoft.com/office/drawing/2010/main"/>
                      </a:ext>
                    </a:extLst>
                  </pic:spPr>
                </pic:pic>
              </a:graphicData>
            </a:graphic>
          </wp:inline>
        </w:drawing>
      </w:r>
    </w:p>
    <w:p w14:paraId="5D46A9BC" w14:textId="1EB2FBD3" w:rsidR="00FF451B" w:rsidRDefault="00FF451B" w:rsidP="00FF451B">
      <w:pPr>
        <w:pStyle w:val="Caption"/>
        <w:jc w:val="center"/>
      </w:pPr>
      <w:bookmarkStart w:id="37" w:name="_Toc27492827"/>
      <w:r>
        <w:t>Hình 2.</w:t>
      </w:r>
      <w:r w:rsidR="009108F5">
        <w:fldChar w:fldCharType="begin"/>
      </w:r>
      <w:r w:rsidR="009108F5">
        <w:instrText xml:space="preserve"> SEQ Table \* ARABIC </w:instrText>
      </w:r>
      <w:r w:rsidR="009108F5">
        <w:fldChar w:fldCharType="separate"/>
      </w:r>
      <w:r w:rsidR="00234450">
        <w:rPr>
          <w:noProof/>
        </w:rPr>
        <w:t>6</w:t>
      </w:r>
      <w:r w:rsidR="009108F5">
        <w:rPr>
          <w:noProof/>
        </w:rPr>
        <w:fldChar w:fldCharType="end"/>
      </w:r>
      <w:r>
        <w:t>. Usecase quản lí khách hàng</w:t>
      </w:r>
      <w:bookmarkEnd w:id="37"/>
    </w:p>
    <w:p w14:paraId="61371CDC" w14:textId="5EFE2F09" w:rsidR="00D31BD8" w:rsidRPr="00FF451B" w:rsidRDefault="00CD1013" w:rsidP="00FF451B">
      <w:pPr>
        <w:pStyle w:val="Caption"/>
      </w:pPr>
      <w:r>
        <w:rPr>
          <w:noProof/>
        </w:rPr>
        <w:lastRenderedPageBreak/>
        <mc:AlternateContent>
          <mc:Choice Requires="wps">
            <w:drawing>
              <wp:anchor distT="0" distB="0" distL="114300" distR="114300" simplePos="0" relativeHeight="251712512" behindDoc="0" locked="0" layoutInCell="1" allowOverlap="1" wp14:anchorId="5571FF6E" wp14:editId="0BDD6C4A">
                <wp:simplePos x="0" y="0"/>
                <wp:positionH relativeFrom="column">
                  <wp:posOffset>337337</wp:posOffset>
                </wp:positionH>
                <wp:positionV relativeFrom="paragraph">
                  <wp:posOffset>3663874</wp:posOffset>
                </wp:positionV>
                <wp:extent cx="567055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670550" cy="635"/>
                        </a:xfrm>
                        <a:prstGeom prst="rect">
                          <a:avLst/>
                        </a:prstGeom>
                        <a:solidFill>
                          <a:prstClr val="white"/>
                        </a:solidFill>
                        <a:ln>
                          <a:noFill/>
                        </a:ln>
                      </wps:spPr>
                      <wps:txbx>
                        <w:txbxContent>
                          <w:p w14:paraId="5ED4E8A7" w14:textId="3F011A42" w:rsidR="00F47DC5" w:rsidRPr="00A338A0" w:rsidRDefault="00F47DC5" w:rsidP="00CD1013">
                            <w:pPr>
                              <w:pStyle w:val="Caption"/>
                              <w:jc w:val="center"/>
                              <w:rPr>
                                <w:bCs/>
                                <w:noProof/>
                              </w:rPr>
                            </w:pPr>
                            <w:bookmarkStart w:id="38" w:name="_Toc27492828"/>
                            <w:r>
                              <w:rPr>
                                <w:bCs/>
                                <w:noProof/>
                              </w:rPr>
                              <w:t>Hình 2.</w:t>
                            </w:r>
                            <w:r>
                              <w:rPr>
                                <w:bCs/>
                                <w:noProof/>
                              </w:rPr>
                              <w:fldChar w:fldCharType="begin"/>
                            </w:r>
                            <w:r>
                              <w:rPr>
                                <w:bCs/>
                                <w:noProof/>
                              </w:rPr>
                              <w:instrText xml:space="preserve"> SEQ Table \* ARABIC </w:instrText>
                            </w:r>
                            <w:r>
                              <w:rPr>
                                <w:bCs/>
                                <w:noProof/>
                              </w:rPr>
                              <w:fldChar w:fldCharType="separate"/>
                            </w:r>
                            <w:r w:rsidR="00234450">
                              <w:rPr>
                                <w:bCs/>
                                <w:noProof/>
                              </w:rPr>
                              <w:t>7</w:t>
                            </w:r>
                            <w:r>
                              <w:rPr>
                                <w:bCs/>
                                <w:noProof/>
                              </w:rPr>
                              <w:fldChar w:fldCharType="end"/>
                            </w:r>
                            <w:r>
                              <w:rPr>
                                <w:bCs/>
                                <w:noProof/>
                              </w:rPr>
                              <w:t>. Usecase quản lí thống kê bán hàng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1FF6E" id="Text Box 26" o:spid="_x0000_s1027" type="#_x0000_t202" style="position:absolute;margin-left:26.55pt;margin-top:288.5pt;width:44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wBLQ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" stroked="f">
                <v:textbox style="mso-fit-shape-to-text:t" inset="0,0,0,0">
                  <w:txbxContent>
                    <w:p w14:paraId="5ED4E8A7" w14:textId="3F011A42" w:rsidR="00F47DC5" w:rsidRPr="00A338A0" w:rsidRDefault="00F47DC5" w:rsidP="00CD1013">
                      <w:pPr>
                        <w:pStyle w:val="Caption"/>
                        <w:jc w:val="center"/>
                        <w:rPr>
                          <w:bCs/>
                          <w:noProof/>
                        </w:rPr>
                      </w:pPr>
                      <w:bookmarkStart w:id="39" w:name="_Toc27492828"/>
                      <w:r>
                        <w:rPr>
                          <w:bCs/>
                          <w:noProof/>
                        </w:rPr>
                        <w:t>Hình 2.</w:t>
                      </w:r>
                      <w:r>
                        <w:rPr>
                          <w:bCs/>
                          <w:noProof/>
                        </w:rPr>
                        <w:fldChar w:fldCharType="begin"/>
                      </w:r>
                      <w:r>
                        <w:rPr>
                          <w:bCs/>
                          <w:noProof/>
                        </w:rPr>
                        <w:instrText xml:space="preserve"> SEQ Table \* ARABIC </w:instrText>
                      </w:r>
                      <w:r>
                        <w:rPr>
                          <w:bCs/>
                          <w:noProof/>
                        </w:rPr>
                        <w:fldChar w:fldCharType="separate"/>
                      </w:r>
                      <w:r w:rsidR="00234450">
                        <w:rPr>
                          <w:bCs/>
                          <w:noProof/>
                        </w:rPr>
                        <w:t>7</w:t>
                      </w:r>
                      <w:r>
                        <w:rPr>
                          <w:bCs/>
                          <w:noProof/>
                        </w:rPr>
                        <w:fldChar w:fldCharType="end"/>
                      </w:r>
                      <w:r>
                        <w:rPr>
                          <w:bCs/>
                          <w:noProof/>
                        </w:rPr>
                        <w:t>. Usecase quản lí thống kê bán hàng</w:t>
                      </w:r>
                      <w:bookmarkEnd w:id="39"/>
                    </w:p>
                  </w:txbxContent>
                </v:textbox>
                <w10:wrap type="topAndBottom"/>
              </v:shape>
            </w:pict>
          </mc:Fallback>
        </mc:AlternateContent>
      </w:r>
      <w:r w:rsidR="00FF451B" w:rsidRPr="00B563E3">
        <w:rPr>
          <w:b w:val="0"/>
          <w:bCs/>
          <w:noProof/>
        </w:rPr>
        <w:drawing>
          <wp:anchor distT="0" distB="0" distL="114300" distR="114300" simplePos="0" relativeHeight="251686912" behindDoc="1" locked="0" layoutInCell="1" allowOverlap="1" wp14:anchorId="78AF2B3F" wp14:editId="315F02F6">
            <wp:simplePos x="0" y="0"/>
            <wp:positionH relativeFrom="column">
              <wp:posOffset>69215</wp:posOffset>
            </wp:positionH>
            <wp:positionV relativeFrom="paragraph">
              <wp:posOffset>4106266</wp:posOffset>
            </wp:positionV>
            <wp:extent cx="5670550" cy="324040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67055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B563E3" w:rsidRPr="00B563E3">
        <w:rPr>
          <w:b w:val="0"/>
          <w:bCs/>
          <w:noProof/>
        </w:rPr>
        <w:drawing>
          <wp:anchor distT="0" distB="0" distL="114300" distR="114300" simplePos="0" relativeHeight="251670528" behindDoc="0" locked="0" layoutInCell="1" allowOverlap="1" wp14:anchorId="1315E43E" wp14:editId="3EF0B5F9">
            <wp:simplePos x="0" y="0"/>
            <wp:positionH relativeFrom="column">
              <wp:posOffset>161925</wp:posOffset>
            </wp:positionH>
            <wp:positionV relativeFrom="paragraph">
              <wp:posOffset>374015</wp:posOffset>
            </wp:positionV>
            <wp:extent cx="5671185" cy="3336290"/>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1185" cy="333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9FB4B" w14:textId="1629DC89" w:rsidR="00D81D54" w:rsidRDefault="00CD1013" w:rsidP="00BD4384">
      <w:pPr>
        <w:pStyle w:val="Paragraph"/>
        <w:ind w:firstLine="0"/>
      </w:pPr>
      <w:r>
        <w:rPr>
          <w:noProof/>
        </w:rPr>
        <mc:AlternateContent>
          <mc:Choice Requires="wps">
            <w:drawing>
              <wp:anchor distT="0" distB="0" distL="114300" distR="114300" simplePos="0" relativeHeight="251710464" behindDoc="0" locked="0" layoutInCell="1" allowOverlap="1" wp14:anchorId="762FE1B6" wp14:editId="48C232DD">
                <wp:simplePos x="0" y="0"/>
                <wp:positionH relativeFrom="column">
                  <wp:posOffset>271653</wp:posOffset>
                </wp:positionH>
                <wp:positionV relativeFrom="paragraph">
                  <wp:posOffset>7276033</wp:posOffset>
                </wp:positionV>
                <wp:extent cx="5671185" cy="635"/>
                <wp:effectExtent l="0" t="0" r="0" b="0"/>
                <wp:wrapTopAndBottom/>
                <wp:docPr id="299" name="Text Box 299"/>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12D344FC" w14:textId="281154BB" w:rsidR="00F47DC5" w:rsidRPr="002B3BB7" w:rsidRDefault="00F47DC5" w:rsidP="00FF451B">
                            <w:pPr>
                              <w:pStyle w:val="Caption"/>
                              <w:jc w:val="center"/>
                              <w:rPr>
                                <w:bCs/>
                                <w:noProof/>
                              </w:rPr>
                            </w:pPr>
                            <w:bookmarkStart w:id="40" w:name="_Toc27492829"/>
                            <w:r>
                              <w:rPr>
                                <w:bCs/>
                                <w:noProof/>
                              </w:rPr>
                              <w:t>Hình 2.</w:t>
                            </w:r>
                            <w:r>
                              <w:rPr>
                                <w:bCs/>
                                <w:noProof/>
                              </w:rPr>
                              <w:fldChar w:fldCharType="begin"/>
                            </w:r>
                            <w:r>
                              <w:rPr>
                                <w:bCs/>
                                <w:noProof/>
                              </w:rPr>
                              <w:instrText xml:space="preserve"> SEQ Table \* ARABIC </w:instrText>
                            </w:r>
                            <w:r>
                              <w:rPr>
                                <w:bCs/>
                                <w:noProof/>
                              </w:rPr>
                              <w:fldChar w:fldCharType="separate"/>
                            </w:r>
                            <w:r w:rsidR="00234450">
                              <w:rPr>
                                <w:bCs/>
                                <w:noProof/>
                              </w:rPr>
                              <w:t>8</w:t>
                            </w:r>
                            <w:r>
                              <w:rPr>
                                <w:bCs/>
                                <w:noProof/>
                              </w:rPr>
                              <w:fldChar w:fldCharType="end"/>
                            </w:r>
                            <w:r>
                              <w:rPr>
                                <w:bCs/>
                                <w:noProof/>
                              </w:rPr>
                              <w:t>. Usecase quản lí nhân sự</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FE1B6" id="Text Box 299" o:spid="_x0000_s1028" type="#_x0000_t202" style="position:absolute;left:0;text-align:left;margin-left:21.4pt;margin-top:572.9pt;width:446.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liMAIAAGgEAAAOAAAAZHJzL2Uyb0RvYy54bWysVMFu2zAMvQ/YPwi6L04yJGu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" stroked="f">
                <v:textbox style="mso-fit-shape-to-text:t" inset="0,0,0,0">
                  <w:txbxContent>
                    <w:p w14:paraId="12D344FC" w14:textId="281154BB" w:rsidR="00F47DC5" w:rsidRPr="002B3BB7" w:rsidRDefault="00F47DC5" w:rsidP="00FF451B">
                      <w:pPr>
                        <w:pStyle w:val="Caption"/>
                        <w:jc w:val="center"/>
                        <w:rPr>
                          <w:bCs/>
                          <w:noProof/>
                        </w:rPr>
                      </w:pPr>
                      <w:bookmarkStart w:id="41" w:name="_Toc27492829"/>
                      <w:r>
                        <w:rPr>
                          <w:bCs/>
                          <w:noProof/>
                        </w:rPr>
                        <w:t>Hình 2.</w:t>
                      </w:r>
                      <w:r>
                        <w:rPr>
                          <w:bCs/>
                          <w:noProof/>
                        </w:rPr>
                        <w:fldChar w:fldCharType="begin"/>
                      </w:r>
                      <w:r>
                        <w:rPr>
                          <w:bCs/>
                          <w:noProof/>
                        </w:rPr>
                        <w:instrText xml:space="preserve"> SEQ Table \* ARABIC </w:instrText>
                      </w:r>
                      <w:r>
                        <w:rPr>
                          <w:bCs/>
                          <w:noProof/>
                        </w:rPr>
                        <w:fldChar w:fldCharType="separate"/>
                      </w:r>
                      <w:r w:rsidR="00234450">
                        <w:rPr>
                          <w:bCs/>
                          <w:noProof/>
                        </w:rPr>
                        <w:t>8</w:t>
                      </w:r>
                      <w:r>
                        <w:rPr>
                          <w:bCs/>
                          <w:noProof/>
                        </w:rPr>
                        <w:fldChar w:fldCharType="end"/>
                      </w:r>
                      <w:r>
                        <w:rPr>
                          <w:bCs/>
                          <w:noProof/>
                        </w:rPr>
                        <w:t>. Usecase quản lí nhân sự</w:t>
                      </w:r>
                      <w:bookmarkEnd w:id="41"/>
                    </w:p>
                  </w:txbxContent>
                </v:textbox>
                <w10:wrap type="topAndBottom"/>
              </v:shape>
            </w:pict>
          </mc:Fallback>
        </mc:AlternateContent>
      </w:r>
    </w:p>
    <w:p w14:paraId="15CFA0BC" w14:textId="3F684588" w:rsidR="00BD4384" w:rsidRPr="00CD1013" w:rsidRDefault="00CD1013" w:rsidP="00CD1013">
      <w:pPr>
        <w:spacing w:after="120" w:line="26" w:lineRule="atLeast"/>
        <w:rPr>
          <w:rFonts w:ascii="Times New Roman" w:hAnsi="Times New Roman"/>
          <w:b/>
          <w:color w:val="000000"/>
          <w:sz w:val="28"/>
          <w:szCs w:val="28"/>
        </w:rPr>
      </w:pPr>
      <w:r>
        <w:rPr>
          <w:noProof/>
        </w:rPr>
        <w:lastRenderedPageBreak/>
        <mc:AlternateContent>
          <mc:Choice Requires="wps">
            <w:drawing>
              <wp:anchor distT="0" distB="0" distL="114300" distR="114300" simplePos="0" relativeHeight="251714560" behindDoc="0" locked="0" layoutInCell="1" allowOverlap="1" wp14:anchorId="26A24252" wp14:editId="05C8E163">
                <wp:simplePos x="0" y="0"/>
                <wp:positionH relativeFrom="column">
                  <wp:posOffset>0</wp:posOffset>
                </wp:positionH>
                <wp:positionV relativeFrom="paragraph">
                  <wp:posOffset>3620135</wp:posOffset>
                </wp:positionV>
                <wp:extent cx="5671185" cy="635"/>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0C494745" w14:textId="282A4636" w:rsidR="00F47DC5" w:rsidRPr="00CD1013" w:rsidRDefault="00F47DC5" w:rsidP="00CD1013">
                            <w:pPr>
                              <w:pStyle w:val="Caption"/>
                              <w:jc w:val="center"/>
                              <w:rPr>
                                <w:rFonts w:ascii="VNI-Times" w:hAnsi="VNI-Times"/>
                                <w:noProof/>
                                <w:sz w:val="24"/>
                                <w:szCs w:val="24"/>
                              </w:rPr>
                            </w:pPr>
                            <w:bookmarkStart w:id="42" w:name="_Toc27492830"/>
                            <w:r w:rsidRPr="00CD1013">
                              <w:rPr>
                                <w:noProof/>
                              </w:rPr>
                              <w:t>Hình 2.</w:t>
                            </w:r>
                            <w:r>
                              <w:rPr>
                                <w:noProof/>
                              </w:rPr>
                              <w:fldChar w:fldCharType="begin"/>
                            </w:r>
                            <w:r>
                              <w:rPr>
                                <w:noProof/>
                              </w:rPr>
                              <w:instrText xml:space="preserve"> SEQ Table \* ARABIC </w:instrText>
                            </w:r>
                            <w:r>
                              <w:rPr>
                                <w:noProof/>
                              </w:rPr>
                              <w:fldChar w:fldCharType="separate"/>
                            </w:r>
                            <w:r w:rsidR="00234450">
                              <w:rPr>
                                <w:noProof/>
                              </w:rPr>
                              <w:t>9</w:t>
                            </w:r>
                            <w:r>
                              <w:rPr>
                                <w:noProof/>
                              </w:rPr>
                              <w:fldChar w:fldCharType="end"/>
                            </w:r>
                            <w:r w:rsidRPr="00CD1013">
                              <w:rPr>
                                <w:noProof/>
                              </w:rPr>
                              <w:t>. Usecase quản lí cấu hình gian hàng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4252" id="Text Box 293" o:spid="_x0000_s1029" type="#_x0000_t202" style="position:absolute;margin-left:0;margin-top:285.05pt;width:446.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WRMAIAAGg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" stroked="f">
                <v:textbox style="mso-fit-shape-to-text:t" inset="0,0,0,0">
                  <w:txbxContent>
                    <w:p w14:paraId="0C494745" w14:textId="282A4636" w:rsidR="00F47DC5" w:rsidRPr="00CD1013" w:rsidRDefault="00F47DC5" w:rsidP="00CD1013">
                      <w:pPr>
                        <w:pStyle w:val="Caption"/>
                        <w:jc w:val="center"/>
                        <w:rPr>
                          <w:rFonts w:ascii="VNI-Times" w:hAnsi="VNI-Times"/>
                          <w:noProof/>
                          <w:sz w:val="24"/>
                          <w:szCs w:val="24"/>
                        </w:rPr>
                      </w:pPr>
                      <w:bookmarkStart w:id="43" w:name="_Toc27492830"/>
                      <w:r w:rsidRPr="00CD1013">
                        <w:rPr>
                          <w:noProof/>
                        </w:rPr>
                        <w:t>Hình 2.</w:t>
                      </w:r>
                      <w:r>
                        <w:rPr>
                          <w:noProof/>
                        </w:rPr>
                        <w:fldChar w:fldCharType="begin"/>
                      </w:r>
                      <w:r>
                        <w:rPr>
                          <w:noProof/>
                        </w:rPr>
                        <w:instrText xml:space="preserve"> SEQ Table \* ARABIC </w:instrText>
                      </w:r>
                      <w:r>
                        <w:rPr>
                          <w:noProof/>
                        </w:rPr>
                        <w:fldChar w:fldCharType="separate"/>
                      </w:r>
                      <w:r w:rsidR="00234450">
                        <w:rPr>
                          <w:noProof/>
                        </w:rPr>
                        <w:t>9</w:t>
                      </w:r>
                      <w:r>
                        <w:rPr>
                          <w:noProof/>
                        </w:rPr>
                        <w:fldChar w:fldCharType="end"/>
                      </w:r>
                      <w:r w:rsidRPr="00CD1013">
                        <w:rPr>
                          <w:noProof/>
                        </w:rPr>
                        <w:t>. Usecase quản lí cấu hình gian hàng</w:t>
                      </w:r>
                      <w:bookmarkEnd w:id="43"/>
                    </w:p>
                  </w:txbxContent>
                </v:textbox>
                <w10:wrap type="topAndBottom"/>
              </v:shape>
            </w:pict>
          </mc:Fallback>
        </mc:AlternateContent>
      </w:r>
      <w:r w:rsidR="00111AE0" w:rsidRPr="00B563E3">
        <w:rPr>
          <w:b/>
          <w:bCs/>
          <w:noProof/>
        </w:rPr>
        <w:drawing>
          <wp:anchor distT="0" distB="0" distL="114300" distR="114300" simplePos="0" relativeHeight="251672576" behindDoc="0" locked="0" layoutInCell="1" allowOverlap="1" wp14:anchorId="6C821F59" wp14:editId="56F998A2">
            <wp:simplePos x="0" y="0"/>
            <wp:positionH relativeFrom="column">
              <wp:posOffset>0</wp:posOffset>
            </wp:positionH>
            <wp:positionV relativeFrom="paragraph">
              <wp:posOffset>322580</wp:posOffset>
            </wp:positionV>
            <wp:extent cx="5671185" cy="3240405"/>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671185" cy="324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5602EB" w14:textId="102F9204" w:rsidR="00BD4384" w:rsidRPr="00600C5C" w:rsidRDefault="001E0755" w:rsidP="00600C5C">
      <w:pPr>
        <w:pStyle w:val="Heading2"/>
        <w:rPr>
          <w:rFonts w:ascii="Times New Roman" w:hAnsi="Times New Roman"/>
          <w:b/>
          <w:color w:val="000000" w:themeColor="text1"/>
        </w:rPr>
      </w:pPr>
      <w:bookmarkStart w:id="44" w:name="_Toc27552912"/>
      <w:r w:rsidRPr="00600C5C">
        <w:rPr>
          <w:rFonts w:ascii="Times New Roman" w:hAnsi="Times New Roman"/>
          <w:b/>
          <w:color w:val="000000" w:themeColor="text1"/>
        </w:rPr>
        <w:t>2.</w:t>
      </w:r>
      <w:r w:rsidR="002B7467" w:rsidRPr="00600C5C">
        <w:rPr>
          <w:rFonts w:ascii="Times New Roman" w:hAnsi="Times New Roman"/>
          <w:b/>
          <w:color w:val="000000" w:themeColor="text1"/>
        </w:rPr>
        <w:t>2</w:t>
      </w:r>
      <w:r w:rsidRPr="00600C5C">
        <w:rPr>
          <w:rFonts w:ascii="Times New Roman" w:hAnsi="Times New Roman"/>
          <w:b/>
          <w:color w:val="000000" w:themeColor="text1"/>
        </w:rPr>
        <w:t>. Đặc tả Usecase:</w:t>
      </w:r>
      <w:bookmarkEnd w:id="44"/>
    </w:p>
    <w:p w14:paraId="53BADB2B" w14:textId="2A25FD7F" w:rsidR="000E28D2" w:rsidRPr="00600C5C" w:rsidRDefault="001E0755" w:rsidP="001011B5">
      <w:pPr>
        <w:pStyle w:val="Heading3"/>
      </w:pPr>
      <w:bookmarkStart w:id="45" w:name="_Toc27552913"/>
      <w:r w:rsidRPr="00600C5C">
        <w:t>2.</w:t>
      </w:r>
      <w:r w:rsidR="002B7467" w:rsidRPr="00600C5C">
        <w:t>2</w:t>
      </w:r>
      <w:r w:rsidRPr="00600C5C">
        <w:t>.1. Đặc tả usecase quản lí sản phẩm</w:t>
      </w:r>
      <w:bookmarkEnd w:id="45"/>
    </w:p>
    <w:p w14:paraId="4276ECBE"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676512FB"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 xml:space="preserve">Use-case này cho phép ta quản lý sản </w:t>
      </w:r>
      <w:r w:rsidR="00BD4384" w:rsidRPr="00DA2556">
        <w:rPr>
          <w:sz w:val="26"/>
          <w:szCs w:val="26"/>
        </w:rPr>
        <w:t>phẩm của gian hàng</w:t>
      </w:r>
    </w:p>
    <w:p w14:paraId="2B961ED8"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Quản lí và nhân viên là actor của user-case này</w:t>
      </w:r>
    </w:p>
    <w:p w14:paraId="392A2161"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204F6912"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217EA16C"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Actor chọn nút “ Sản Phẩm “ để vào mục quản lí sản phẩm</w:t>
      </w:r>
      <w:r w:rsidR="002A5917" w:rsidRPr="00DA2556">
        <w:rPr>
          <w:sz w:val="26"/>
          <w:szCs w:val="26"/>
        </w:rPr>
        <w:t xml:space="preserve"> </w:t>
      </w:r>
      <w:r w:rsidRPr="00DA2556">
        <w:rPr>
          <w:sz w:val="26"/>
          <w:szCs w:val="26"/>
        </w:rPr>
        <w:t xml:space="preserve">Actor chọn nút “Đồng Bộ Sản Phẩm “ để đồng bộ tất cả các sản phẩm từ các shop trên sàn thương mại điện tử về. </w:t>
      </w:r>
    </w:p>
    <w:p w14:paraId="1203637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tất cả các sản phẩm hiện hành</w:t>
      </w:r>
    </w:p>
    <w:p w14:paraId="270B5453"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hiển thị các chức năng thêm, sửa, xóa sản phẩm</w:t>
      </w:r>
    </w:p>
    <w:p w14:paraId="78AEBF4D"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chức năng thêm mới. Hệ thống sẽ chuyển sang trang mới để Actor thêm  sản phẩm mới</w:t>
      </w:r>
    </w:p>
    <w:p w14:paraId="62EDF44B"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sản phẩm của sản phẩm mà Actor đang truy xuất đến.</w:t>
      </w:r>
    </w:p>
    <w:p w14:paraId="5DC1BCE2"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thực hiện sửa, xóa sản phẩm theo thao tác của Actor</w:t>
      </w:r>
    </w:p>
    <w:p w14:paraId="6C78098F"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lastRenderedPageBreak/>
        <w:t>Hệ thống hỗ trợ tìm kiếm sản phẩm theo mã sản phẩm, tên sản phẩm,…</w:t>
      </w:r>
    </w:p>
    <w:p w14:paraId="54139C8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in toàn bộ danh sách sản phẩm từ cơ sở dữ liệu</w:t>
      </w:r>
    </w:p>
    <w:p w14:paraId="0F6897F9"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sản phẩm từ cơ sở dữ liệu</w:t>
      </w:r>
    </w:p>
    <w:p w14:paraId="3A9AF663"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65EB0004"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036C814F"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74A95DBB"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207DCB51"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14EDA9FC"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7C9EEDED"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781AA4F1"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31369788"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165FF821" w14:textId="77777777" w:rsidR="005559D7" w:rsidRPr="00DA2556" w:rsidRDefault="000E28D2" w:rsidP="000E6885">
      <w:pPr>
        <w:pStyle w:val="ListParagraph"/>
        <w:numPr>
          <w:ilvl w:val="0"/>
          <w:numId w:val="20"/>
        </w:numPr>
        <w:spacing w:after="160" w:line="360" w:lineRule="auto"/>
        <w:ind w:firstLine="360"/>
        <w:rPr>
          <w:sz w:val="26"/>
          <w:szCs w:val="26"/>
        </w:rPr>
      </w:pPr>
      <w:r w:rsidRPr="00DA2556">
        <w:rPr>
          <w:sz w:val="26"/>
          <w:szCs w:val="26"/>
        </w:rPr>
        <w:t>Không có</w:t>
      </w:r>
    </w:p>
    <w:p w14:paraId="7ABEB48B" w14:textId="1687B8FB" w:rsidR="005559D7" w:rsidRPr="00DA2556" w:rsidRDefault="001E0755" w:rsidP="001011B5">
      <w:pPr>
        <w:pStyle w:val="Heading3"/>
      </w:pPr>
      <w:bookmarkStart w:id="46" w:name="_Toc27552914"/>
      <w:r w:rsidRPr="00DA2556">
        <w:t>2.</w:t>
      </w:r>
      <w:r w:rsidR="002B7467" w:rsidRPr="00DA2556">
        <w:t>2</w:t>
      </w:r>
      <w:r w:rsidRPr="00DA2556">
        <w:t>.2. Đặc tả use case quản lí phân cấp sản phẩm</w:t>
      </w:r>
      <w:bookmarkEnd w:id="46"/>
    </w:p>
    <w:p w14:paraId="01213F4C"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Tóm tắt:</w:t>
      </w:r>
    </w:p>
    <w:p w14:paraId="7385F164"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Use-case này cho phép ta quản lý phân cấp sản phẩm của gian hàng</w:t>
      </w:r>
    </w:p>
    <w:p w14:paraId="748A7EAA"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Quản lí và nhân viên là actor của user-case này</w:t>
      </w:r>
    </w:p>
    <w:p w14:paraId="002A3660"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Dòng sự kiện</w:t>
      </w:r>
    </w:p>
    <w:p w14:paraId="6E74A2AA"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Dòng sự kiện chính</w:t>
      </w:r>
    </w:p>
    <w:p w14:paraId="0B9150E5"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Actor chọn nút “Phân Cấp Sản Phẩm “ để vào mục quản lí sản phẩm Actor chọn nút “Đồng Bộ Sản Phẩm “ để đồng bộ tất cả các sản phẩm từ các shop trên sàn thương mại điện tử về. </w:t>
      </w:r>
    </w:p>
    <w:p w14:paraId="60D909BA"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sẽ hiển thị tất cả các phân cấp sản phẩm hiện hành</w:t>
      </w:r>
    </w:p>
    <w:p w14:paraId="015708A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hiển thị các chức năng thêm, sửa, xóa phân cấp sản phẩm</w:t>
      </w:r>
    </w:p>
    <w:p w14:paraId="02F4A21A"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lastRenderedPageBreak/>
        <w:t>Nếu Actor click vào chức năng thêm mới. Hệ thống sẽ chuyển sang trang mới để Actor thêm phân cấp sản phẩm mới</w:t>
      </w:r>
    </w:p>
    <w:p w14:paraId="7DFB7D55"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sản phẩm của phân cấp sản phẩm mà Actor đang truy xuất đến.</w:t>
      </w:r>
    </w:p>
    <w:p w14:paraId="340432E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thực hiện sửa, xóa phân cấp sản phẩm theo thao tác của Actor</w:t>
      </w:r>
    </w:p>
    <w:p w14:paraId="2022A828"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tìm kiếm phân cấp sản phẩm theo mã phân cấp sản phẩm, tên phân cấp sản phẩm,…</w:t>
      </w:r>
    </w:p>
    <w:p w14:paraId="6C99DC3F"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in toàn bộ danh sách phân cấp sản phẩm từ cơ sở dữ liệu</w:t>
      </w:r>
    </w:p>
    <w:p w14:paraId="65A3554B"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phân cấp sản phẩm từ cơ sở dữ liệu</w:t>
      </w:r>
    </w:p>
    <w:p w14:paraId="460C1A8D"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Các dòng sự kiện khác</w:t>
      </w:r>
    </w:p>
    <w:p w14:paraId="59637A2C"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5852D9DA"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Các yêu cầu đặc biệt</w:t>
      </w:r>
    </w:p>
    <w:p w14:paraId="7D7C614D"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Không có</w:t>
      </w:r>
    </w:p>
    <w:p w14:paraId="27ADB066" w14:textId="77777777" w:rsidR="005559D7" w:rsidRPr="00DA2556" w:rsidRDefault="005559D7" w:rsidP="000E6885">
      <w:pPr>
        <w:pStyle w:val="ListParagraph"/>
        <w:numPr>
          <w:ilvl w:val="0"/>
          <w:numId w:val="17"/>
        </w:numPr>
        <w:spacing w:after="160" w:line="360" w:lineRule="auto"/>
        <w:rPr>
          <w:sz w:val="26"/>
          <w:szCs w:val="26"/>
        </w:rPr>
      </w:pPr>
      <w:r w:rsidRPr="00DA2556">
        <w:rPr>
          <w:sz w:val="26"/>
          <w:szCs w:val="26"/>
        </w:rPr>
        <w:t>Các yêu cầu đặc biệt</w:t>
      </w:r>
    </w:p>
    <w:p w14:paraId="4D550269"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514A4950" w14:textId="77777777" w:rsidR="005559D7" w:rsidRPr="00DA2556" w:rsidRDefault="005559D7" w:rsidP="000E6885">
      <w:pPr>
        <w:pStyle w:val="ListParagraph"/>
        <w:numPr>
          <w:ilvl w:val="0"/>
          <w:numId w:val="18"/>
        </w:numPr>
        <w:spacing w:after="160" w:line="360" w:lineRule="auto"/>
        <w:rPr>
          <w:sz w:val="26"/>
          <w:szCs w:val="26"/>
        </w:rPr>
      </w:pPr>
      <w:r w:rsidRPr="00DA2556">
        <w:rPr>
          <w:sz w:val="26"/>
          <w:szCs w:val="26"/>
        </w:rPr>
        <w:t>Điều kiện hoàn tất</w:t>
      </w:r>
    </w:p>
    <w:p w14:paraId="29EB73BB" w14:textId="77777777" w:rsidR="005559D7" w:rsidRPr="00DA2556" w:rsidRDefault="005559D7"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48C39577"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Điểm mở rộng</w:t>
      </w:r>
    </w:p>
    <w:p w14:paraId="1249C97B" w14:textId="77777777" w:rsidR="005559D7" w:rsidRPr="00DA2556" w:rsidRDefault="005559D7" w:rsidP="000E6885">
      <w:pPr>
        <w:pStyle w:val="ListParagraph"/>
        <w:numPr>
          <w:ilvl w:val="0"/>
          <w:numId w:val="20"/>
        </w:numPr>
        <w:spacing w:after="160" w:line="360" w:lineRule="auto"/>
        <w:ind w:firstLine="360"/>
        <w:rPr>
          <w:sz w:val="26"/>
          <w:szCs w:val="26"/>
        </w:rPr>
      </w:pPr>
      <w:r w:rsidRPr="00DA2556">
        <w:rPr>
          <w:sz w:val="26"/>
          <w:szCs w:val="26"/>
        </w:rPr>
        <w:t>Không có</w:t>
      </w:r>
    </w:p>
    <w:p w14:paraId="33C31F98" w14:textId="1FD16BC7" w:rsidR="005559D7" w:rsidRPr="00DA2556" w:rsidRDefault="001E0755" w:rsidP="001011B5">
      <w:pPr>
        <w:pStyle w:val="Heading3"/>
      </w:pPr>
      <w:bookmarkStart w:id="47" w:name="_Toc27552915"/>
      <w:r w:rsidRPr="00DA2556">
        <w:t>2.</w:t>
      </w:r>
      <w:r w:rsidR="002B7467" w:rsidRPr="00DA2556">
        <w:t>2</w:t>
      </w:r>
      <w:r w:rsidRPr="00DA2556">
        <w:t>.3. Đặc tả use case quản lí đơn hàng</w:t>
      </w:r>
      <w:bookmarkEnd w:id="47"/>
    </w:p>
    <w:p w14:paraId="5F9FCEA0"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Tóm tắt:</w:t>
      </w:r>
    </w:p>
    <w:p w14:paraId="10C6CA1D"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Use-case này cho phép ta quản lý các đơn hàng hiện hành</w:t>
      </w:r>
    </w:p>
    <w:p w14:paraId="354462EC"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Quản lí và nhân viên là actor của user-case này</w:t>
      </w:r>
    </w:p>
    <w:p w14:paraId="1B93CDE8"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Dòng sự kiện</w:t>
      </w:r>
    </w:p>
    <w:p w14:paraId="104EEC6A"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lastRenderedPageBreak/>
        <w:t>Dòng sự kiện chính</w:t>
      </w:r>
    </w:p>
    <w:p w14:paraId="5A58D189" w14:textId="2DD150C7" w:rsidR="005559D7" w:rsidRPr="00DA2556" w:rsidRDefault="005559D7" w:rsidP="00B0257C">
      <w:pPr>
        <w:pStyle w:val="ListParagraph"/>
        <w:numPr>
          <w:ilvl w:val="2"/>
          <w:numId w:val="15"/>
        </w:numPr>
        <w:spacing w:after="160" w:line="360" w:lineRule="auto"/>
        <w:rPr>
          <w:sz w:val="26"/>
          <w:szCs w:val="26"/>
        </w:rPr>
      </w:pPr>
      <w:r w:rsidRPr="00DA2556">
        <w:rPr>
          <w:sz w:val="26"/>
          <w:szCs w:val="26"/>
        </w:rPr>
        <w:t>Actor chọn nút “ Đơn hàng “ để vào mục quản lí đơn hàng</w:t>
      </w:r>
    </w:p>
    <w:p w14:paraId="1C6B53A2"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Hệ thống sẽ tự động đồng bộ các đơn hàng mới toàn bộ các gian hàng trên sàn TMDT Sen Đỏ, Shopee. </w:t>
      </w:r>
    </w:p>
    <w:p w14:paraId="5C741FAD"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sẽ hiển thị tất cả các đơn hàng và được chia sẵn theo các mục : Tất cả đơn hàng, đơn hàng vận chuyển, đơn hàng hoàn tất, đơn hàng sự cố</w:t>
      </w:r>
    </w:p>
    <w:p w14:paraId="6DF02808"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chức năng Tạo Đơn Mới . Hệ thống sẽ chuyển sang trang mới để Actor thêm đơn hàng mới</w:t>
      </w:r>
    </w:p>
    <w:p w14:paraId="313CA23C"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Nếu Actor click vào các bộ lọc trạng thái đơn hàng(Tất cả đơn hàng, đơn hàng vận chuyển, đơn hàng hoàn tất, đơn hàng sự cố). Hệ thống sẽ xác định mã đơn hàng của đơn hàng mà Actor đang truy xuất đến và hiển thị ra. </w:t>
      </w:r>
    </w:p>
    <w:p w14:paraId="7E289DDA"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tìm kiếm đơn hàng theo tất cả các trường(mã đơn hàng, mà vận chuyển, số điện thoại khách hàng) và hiển thị ngay lập tức</w:t>
      </w:r>
    </w:p>
    <w:p w14:paraId="773CAE07"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Các dòng sự kiện khác</w:t>
      </w:r>
    </w:p>
    <w:p w14:paraId="6DED29D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3E6C1612"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Các yêu cầu đặc biệt</w:t>
      </w:r>
    </w:p>
    <w:p w14:paraId="53978415"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Không có</w:t>
      </w:r>
    </w:p>
    <w:p w14:paraId="76B307C5" w14:textId="77777777" w:rsidR="005559D7" w:rsidRPr="00DA2556" w:rsidRDefault="005559D7" w:rsidP="000E6885">
      <w:pPr>
        <w:pStyle w:val="ListParagraph"/>
        <w:numPr>
          <w:ilvl w:val="0"/>
          <w:numId w:val="17"/>
        </w:numPr>
        <w:spacing w:after="160" w:line="360" w:lineRule="auto"/>
        <w:rPr>
          <w:sz w:val="26"/>
          <w:szCs w:val="26"/>
        </w:rPr>
      </w:pPr>
      <w:r w:rsidRPr="00DA2556">
        <w:rPr>
          <w:sz w:val="26"/>
          <w:szCs w:val="26"/>
        </w:rPr>
        <w:t>Các yêu cầu đặc biệt</w:t>
      </w:r>
    </w:p>
    <w:p w14:paraId="4D3E1138"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61276689" w14:textId="77777777" w:rsidR="005559D7" w:rsidRPr="00DA2556" w:rsidRDefault="005559D7" w:rsidP="000E6885">
      <w:pPr>
        <w:pStyle w:val="ListParagraph"/>
        <w:numPr>
          <w:ilvl w:val="0"/>
          <w:numId w:val="18"/>
        </w:numPr>
        <w:spacing w:after="160" w:line="360" w:lineRule="auto"/>
        <w:rPr>
          <w:rStyle w:val="fontstyle01"/>
        </w:rPr>
      </w:pPr>
      <w:r w:rsidRPr="00DA2556">
        <w:rPr>
          <w:sz w:val="26"/>
          <w:szCs w:val="26"/>
        </w:rPr>
        <w:t>Điều kiện hoàn tất</w:t>
      </w:r>
    </w:p>
    <w:p w14:paraId="3F9583C4" w14:textId="77777777" w:rsidR="005559D7" w:rsidRPr="00DA2556" w:rsidRDefault="005559D7"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65ECC28E"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Điểm mở rộng</w:t>
      </w:r>
    </w:p>
    <w:p w14:paraId="46F09EF2" w14:textId="77777777" w:rsidR="005559D7" w:rsidRPr="00DA2556" w:rsidRDefault="005559D7" w:rsidP="000E6885">
      <w:pPr>
        <w:pStyle w:val="ListParagraph"/>
        <w:numPr>
          <w:ilvl w:val="0"/>
          <w:numId w:val="20"/>
        </w:numPr>
        <w:spacing w:after="160" w:line="360" w:lineRule="auto"/>
        <w:ind w:firstLine="360"/>
        <w:rPr>
          <w:sz w:val="26"/>
          <w:szCs w:val="26"/>
        </w:rPr>
      </w:pPr>
      <w:r w:rsidRPr="00DA2556">
        <w:rPr>
          <w:sz w:val="26"/>
          <w:szCs w:val="26"/>
        </w:rPr>
        <w:t>Không có</w:t>
      </w:r>
    </w:p>
    <w:p w14:paraId="180E9032" w14:textId="354830EE" w:rsidR="005559D7" w:rsidRPr="00DA2556" w:rsidRDefault="001E0755" w:rsidP="001011B5">
      <w:pPr>
        <w:pStyle w:val="Heading3"/>
      </w:pPr>
      <w:bookmarkStart w:id="48" w:name="_Toc27552916"/>
      <w:r w:rsidRPr="00DA2556">
        <w:t>2.</w:t>
      </w:r>
      <w:r w:rsidR="002B7467" w:rsidRPr="00DA2556">
        <w:t>2</w:t>
      </w:r>
      <w:r w:rsidRPr="00DA2556">
        <w:t>.4. Đặc tả use case quản lí chi phí</w:t>
      </w:r>
      <w:bookmarkEnd w:id="48"/>
    </w:p>
    <w:p w14:paraId="01BE7F52"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Tóm tắt:</w:t>
      </w:r>
    </w:p>
    <w:p w14:paraId="04272643"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lastRenderedPageBreak/>
        <w:t>Use-case này cho phép ta quản lý chi phí</w:t>
      </w:r>
    </w:p>
    <w:p w14:paraId="6CF39807"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Quản lí và Nhân Viên là actor của user-case này</w:t>
      </w:r>
    </w:p>
    <w:p w14:paraId="581C4483"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Dòng sự kiện</w:t>
      </w:r>
    </w:p>
    <w:p w14:paraId="4F7D2995"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Dòng sự kiện chính</w:t>
      </w:r>
    </w:p>
    <w:p w14:paraId="0FB12AB9"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Actor chọn nút “ Chi phí “ để vào mục quản lí chi phí</w:t>
      </w:r>
    </w:p>
    <w:p w14:paraId="1AC0BCC6"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sẽ hiển thị tất cả các chi phí hiện hành</w:t>
      </w:r>
    </w:p>
    <w:p w14:paraId="6F16A8E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Hệ thống hiển thị các chức năng thêm, sửa, xóa chi phí </w:t>
      </w:r>
    </w:p>
    <w:p w14:paraId="535BAAB8"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điền thông tin về chi phí mới và bấm vào nút “ Thêm mối”. Hệ thống sẽ thêm chi phí mới vào Database</w:t>
      </w:r>
    </w:p>
    <w:p w14:paraId="7EB14336"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chi phí của chi phí mà Actor đang truy xuất đến.</w:t>
      </w:r>
    </w:p>
    <w:p w14:paraId="716C5DCF"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thực hiện sửa, xóa chi phí theo thao tác của Actor</w:t>
      </w:r>
    </w:p>
    <w:p w14:paraId="6557BD51"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tìm kiếm chi phí theo mã chi phí, tên chi phí,…</w:t>
      </w:r>
    </w:p>
    <w:p w14:paraId="7206B4A6"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in toàn bộ danh sách chi phí từ cơ sở dữ liệu</w:t>
      </w:r>
    </w:p>
    <w:p w14:paraId="064D378C"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chi phí từ cơ sở dữ liệu</w:t>
      </w:r>
    </w:p>
    <w:p w14:paraId="5B58B76C"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Các dòng sự kiện khác</w:t>
      </w:r>
    </w:p>
    <w:p w14:paraId="75818199"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0455C2D9"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Các yêu cầu đặc biệt</w:t>
      </w:r>
    </w:p>
    <w:p w14:paraId="6920A079"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Không có</w:t>
      </w:r>
    </w:p>
    <w:p w14:paraId="23B93127" w14:textId="77777777" w:rsidR="005559D7" w:rsidRPr="00DA2556" w:rsidRDefault="005559D7" w:rsidP="000E6885">
      <w:pPr>
        <w:pStyle w:val="ListParagraph"/>
        <w:numPr>
          <w:ilvl w:val="0"/>
          <w:numId w:val="17"/>
        </w:numPr>
        <w:spacing w:after="160" w:line="360" w:lineRule="auto"/>
        <w:rPr>
          <w:sz w:val="26"/>
          <w:szCs w:val="26"/>
        </w:rPr>
      </w:pPr>
      <w:r w:rsidRPr="00DA2556">
        <w:rPr>
          <w:sz w:val="26"/>
          <w:szCs w:val="26"/>
        </w:rPr>
        <w:t>Các yêu cầu đặc biệt</w:t>
      </w:r>
    </w:p>
    <w:p w14:paraId="129F6DED"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0948DEE3" w14:textId="77777777" w:rsidR="005559D7" w:rsidRPr="00DA2556" w:rsidRDefault="005559D7" w:rsidP="000E6885">
      <w:pPr>
        <w:pStyle w:val="ListParagraph"/>
        <w:numPr>
          <w:ilvl w:val="0"/>
          <w:numId w:val="18"/>
        </w:numPr>
        <w:spacing w:after="160" w:line="360" w:lineRule="auto"/>
        <w:rPr>
          <w:rStyle w:val="fontstyle01"/>
        </w:rPr>
      </w:pPr>
      <w:r w:rsidRPr="00DA2556">
        <w:rPr>
          <w:sz w:val="26"/>
          <w:szCs w:val="26"/>
        </w:rPr>
        <w:t>Điều kiện hoàn tất</w:t>
      </w:r>
    </w:p>
    <w:p w14:paraId="4B9B705F" w14:textId="77777777" w:rsidR="005559D7" w:rsidRPr="00DA2556" w:rsidRDefault="005559D7"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2532D869"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Điểm mở rộng</w:t>
      </w:r>
    </w:p>
    <w:p w14:paraId="2AA4FD34" w14:textId="77777777" w:rsidR="005559D7" w:rsidRPr="00DA2556" w:rsidRDefault="005559D7" w:rsidP="000E6885">
      <w:pPr>
        <w:pStyle w:val="ListParagraph"/>
        <w:numPr>
          <w:ilvl w:val="0"/>
          <w:numId w:val="20"/>
        </w:numPr>
        <w:spacing w:after="160" w:line="360" w:lineRule="auto"/>
        <w:ind w:firstLine="360"/>
        <w:rPr>
          <w:sz w:val="26"/>
          <w:szCs w:val="26"/>
        </w:rPr>
      </w:pPr>
      <w:r w:rsidRPr="00DA2556">
        <w:rPr>
          <w:sz w:val="26"/>
          <w:szCs w:val="26"/>
        </w:rPr>
        <w:t>Không có</w:t>
      </w:r>
    </w:p>
    <w:p w14:paraId="16926B31" w14:textId="1ECA5287" w:rsidR="000E28D2" w:rsidRPr="00DA2556" w:rsidRDefault="001E0755" w:rsidP="001011B5">
      <w:pPr>
        <w:pStyle w:val="Heading3"/>
      </w:pPr>
      <w:bookmarkStart w:id="49" w:name="_Toc27552917"/>
      <w:r w:rsidRPr="00DA2556">
        <w:lastRenderedPageBreak/>
        <w:t>2.</w:t>
      </w:r>
      <w:r w:rsidR="002B7467" w:rsidRPr="00DA2556">
        <w:t>2</w:t>
      </w:r>
      <w:r w:rsidRPr="00DA2556">
        <w:t>.5. Đặc tả use case quản lí khách hàng</w:t>
      </w:r>
      <w:bookmarkEnd w:id="49"/>
    </w:p>
    <w:p w14:paraId="0A26EC3A"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1241341B"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Use-case này cho phép ta quản lý khách hàng</w:t>
      </w:r>
    </w:p>
    <w:p w14:paraId="6A78AAC6"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 xml:space="preserve">Quản lí </w:t>
      </w:r>
      <w:r w:rsidR="005559D7" w:rsidRPr="00DA2556">
        <w:rPr>
          <w:sz w:val="26"/>
          <w:szCs w:val="26"/>
        </w:rPr>
        <w:t xml:space="preserve">và nhân viên </w:t>
      </w:r>
      <w:r w:rsidRPr="00DA2556">
        <w:rPr>
          <w:sz w:val="26"/>
          <w:szCs w:val="26"/>
        </w:rPr>
        <w:t xml:space="preserve">là </w:t>
      </w:r>
      <w:r w:rsidR="005559D7" w:rsidRPr="00DA2556">
        <w:rPr>
          <w:sz w:val="26"/>
          <w:szCs w:val="26"/>
        </w:rPr>
        <w:t>A</w:t>
      </w:r>
      <w:r w:rsidRPr="00DA2556">
        <w:rPr>
          <w:sz w:val="26"/>
          <w:szCs w:val="26"/>
        </w:rPr>
        <w:t>ctor của user-case này</w:t>
      </w:r>
    </w:p>
    <w:p w14:paraId="323C6C43"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53120341"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7513C84D"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 xml:space="preserve">Actor chọn nút “ Khách hàng “ để vào mục quản lí khách hàng </w:t>
      </w:r>
    </w:p>
    <w:p w14:paraId="12F81D33" w14:textId="2EBD5FBB"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tất cả các khách hàng hiện hành</w:t>
      </w:r>
      <w:r w:rsidR="00D52940" w:rsidRPr="00DA2556">
        <w:rPr>
          <w:sz w:val="26"/>
          <w:szCs w:val="26"/>
        </w:rPr>
        <w:t xml:space="preserve">, thông tin của khách hàng sẽ được tự động </w:t>
      </w:r>
      <w:r w:rsidR="00B0257C" w:rsidRPr="00DA2556">
        <w:rPr>
          <w:sz w:val="26"/>
          <w:szCs w:val="26"/>
        </w:rPr>
        <w:t xml:space="preserve">nhập vào cơ sở dữ liệu </w:t>
      </w:r>
      <w:r w:rsidR="00D52940" w:rsidRPr="00DA2556">
        <w:rPr>
          <w:sz w:val="26"/>
          <w:szCs w:val="26"/>
        </w:rPr>
        <w:t xml:space="preserve"> khi có đơn hàng từ sàn TMDT.</w:t>
      </w:r>
    </w:p>
    <w:p w14:paraId="5384DE4E"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hiển thị các chức năng sửa, xóa khách hàng</w:t>
      </w:r>
    </w:p>
    <w:p w14:paraId="2B5139B1"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khách hàng của khách hàng mà Actor đang truy xuất đến.</w:t>
      </w:r>
    </w:p>
    <w:p w14:paraId="661F0F98"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thực hiện sửa, xóa sản phẩm theo thao tác của Actor</w:t>
      </w:r>
    </w:p>
    <w:p w14:paraId="50A62152"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10591E3C"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 xml:space="preserve">Nếu Actor chọn “ </w:t>
      </w:r>
      <w:r w:rsidR="00D52940" w:rsidRPr="00DA2556">
        <w:rPr>
          <w:sz w:val="26"/>
          <w:szCs w:val="26"/>
        </w:rPr>
        <w:t>C</w:t>
      </w:r>
      <w:r w:rsidRPr="00DA2556">
        <w:rPr>
          <w:sz w:val="26"/>
          <w:szCs w:val="26"/>
        </w:rPr>
        <w:t>ập nhật “ thì hệ thống sẽ cập nhật lại những thông tin mà Actor vừa chỉnh sửa vào database</w:t>
      </w:r>
    </w:p>
    <w:p w14:paraId="45E9964C"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2D37CBC9"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5091A041"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7DBDCD54"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757B090C"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0C17032E"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 xml:space="preserve">Hệ thống phải hiển thị một thông báo cho </w:t>
      </w:r>
      <w:r w:rsidR="00D52940" w:rsidRPr="00DA2556">
        <w:rPr>
          <w:rStyle w:val="fontstyle01"/>
        </w:rPr>
        <w:t>A</w:t>
      </w:r>
      <w:r w:rsidRPr="00DA2556">
        <w:rPr>
          <w:rStyle w:val="fontstyle01"/>
        </w:rPr>
        <w:t>ctor biết về quá trình chỉnh</w:t>
      </w:r>
      <w:r w:rsidRPr="00DA2556">
        <w:rPr>
          <w:color w:val="000000"/>
          <w:sz w:val="26"/>
          <w:szCs w:val="26"/>
        </w:rPr>
        <w:t xml:space="preserve"> </w:t>
      </w:r>
      <w:r w:rsidRPr="00DA2556">
        <w:rPr>
          <w:rStyle w:val="fontstyle01"/>
        </w:rPr>
        <w:t xml:space="preserve">sửa thông tin có thành công hay không và lưu lại lịch sử chỉnh sửa trong </w:t>
      </w:r>
      <w:r w:rsidR="00D52940" w:rsidRPr="00DA2556">
        <w:rPr>
          <w:rStyle w:val="fontstyle01"/>
        </w:rPr>
        <w:t>D</w:t>
      </w:r>
      <w:r w:rsidRPr="00DA2556">
        <w:rPr>
          <w:rStyle w:val="fontstyle01"/>
        </w:rPr>
        <w:t>atabase.</w:t>
      </w:r>
    </w:p>
    <w:p w14:paraId="69E1ABE3"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118C1BCE"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Không có</w:t>
      </w:r>
    </w:p>
    <w:p w14:paraId="4713565F" w14:textId="16AC6B81" w:rsidR="000E28D2" w:rsidRPr="00DA2556" w:rsidRDefault="001E0755" w:rsidP="001011B5">
      <w:pPr>
        <w:pStyle w:val="Heading3"/>
      </w:pPr>
      <w:bookmarkStart w:id="50" w:name="_Toc27552918"/>
      <w:r w:rsidRPr="00DA2556">
        <w:t>2.</w:t>
      </w:r>
      <w:r w:rsidR="002B7467" w:rsidRPr="00DA2556">
        <w:t>2</w:t>
      </w:r>
      <w:r w:rsidRPr="00DA2556">
        <w:t>.6. Đặc tả use case quản lí thống kê bán hàng</w:t>
      </w:r>
      <w:bookmarkEnd w:id="50"/>
    </w:p>
    <w:p w14:paraId="4BE55E9E"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396BA0A6"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Use-case này cho phép ta quản lý thống kê bán hàng</w:t>
      </w:r>
    </w:p>
    <w:p w14:paraId="70FEE48E"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Quản lí là actor của user-case này</w:t>
      </w:r>
    </w:p>
    <w:p w14:paraId="7D931D22"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lastRenderedPageBreak/>
        <w:t>Dòng sự kiện</w:t>
      </w:r>
    </w:p>
    <w:p w14:paraId="0FD1A3CE"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7885D273"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Actor chọn nút “ Thống kê “ để vào mục quản lí thống kê</w:t>
      </w:r>
    </w:p>
    <w:p w14:paraId="40E783F5"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thống kê mặc định theo từng tháng bao gồm doanh thu, lợi nhuận, tổng vốn, tổng số đơn hàng, tổng số đơn bị hủy hoặc khiếu nại</w:t>
      </w:r>
    </w:p>
    <w:p w14:paraId="0CBE235A"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mỗi tháng riêng biệt . Hệ thống sẽ chuyển sang trang mới bao gồm thông tin chi tiết về tất cả đơn hàng, tất cả số liệu cần thiết trong tháng đó</w:t>
      </w:r>
    </w:p>
    <w:p w14:paraId="755EE2E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in toàn bộ danh sách các thống kê đang hiển thị trên màn hình</w:t>
      </w:r>
    </w:p>
    <w:p w14:paraId="54337C07"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các thống kê đang hiển thị trên màn hình</w:t>
      </w:r>
    </w:p>
    <w:p w14:paraId="5629F6BA"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22EB23C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Không có</w:t>
      </w:r>
    </w:p>
    <w:p w14:paraId="31C8337B"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686BB346"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06C96A1C"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77F87A4D"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1278DCC7"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41BA7B0F"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Không có</w:t>
      </w:r>
    </w:p>
    <w:p w14:paraId="2A0FD434"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3C4C9BFE" w14:textId="77777777" w:rsidR="000E28D2" w:rsidRPr="00DA2556" w:rsidRDefault="000E28D2" w:rsidP="000E6885">
      <w:pPr>
        <w:pStyle w:val="ListParagraph"/>
        <w:numPr>
          <w:ilvl w:val="0"/>
          <w:numId w:val="20"/>
        </w:numPr>
        <w:spacing w:after="160" w:line="360" w:lineRule="auto"/>
        <w:ind w:firstLine="360"/>
        <w:rPr>
          <w:sz w:val="26"/>
          <w:szCs w:val="26"/>
        </w:rPr>
      </w:pPr>
      <w:r w:rsidRPr="00DA2556">
        <w:rPr>
          <w:sz w:val="26"/>
          <w:szCs w:val="26"/>
        </w:rPr>
        <w:t>Không có</w:t>
      </w:r>
    </w:p>
    <w:p w14:paraId="62093597" w14:textId="247F83F4" w:rsidR="00D52940" w:rsidRPr="00DA2556" w:rsidRDefault="001E0755" w:rsidP="001011B5">
      <w:pPr>
        <w:pStyle w:val="Heading3"/>
      </w:pPr>
      <w:bookmarkStart w:id="51" w:name="_Toc27552919"/>
      <w:r w:rsidRPr="00DA2556">
        <w:t>2.</w:t>
      </w:r>
      <w:r w:rsidR="002B7467" w:rsidRPr="00DA2556">
        <w:t>2</w:t>
      </w:r>
      <w:r w:rsidRPr="00DA2556">
        <w:t>.7. Đặc tả use case quản lí nhân sự</w:t>
      </w:r>
      <w:bookmarkEnd w:id="51"/>
    </w:p>
    <w:p w14:paraId="1659C54A"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Tóm tắt:</w:t>
      </w:r>
    </w:p>
    <w:p w14:paraId="0CF25CC9"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Use-case này cho phép ta quản lý nhân sự</w:t>
      </w:r>
    </w:p>
    <w:p w14:paraId="48DE47A3"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Quản lí là actor của user-case này</w:t>
      </w:r>
    </w:p>
    <w:p w14:paraId="126F1009"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Dòng sự kiện</w:t>
      </w:r>
    </w:p>
    <w:p w14:paraId="49C6D840"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Dòng sự kiện chính</w:t>
      </w:r>
    </w:p>
    <w:p w14:paraId="6C62E4D1"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Actor chọn nút “ Nhân sự “ để vào mục quản lí nhân sự</w:t>
      </w:r>
    </w:p>
    <w:p w14:paraId="28F11067"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lastRenderedPageBreak/>
        <w:t>Hệ thống sẽ hiển thị  tất cả các nhân sự hiện hành</w:t>
      </w:r>
    </w:p>
    <w:p w14:paraId="430EF73D"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Nếu Actor click vào nút “Đăng kí” . Hệ thống sẽ chuyển sang trang mới để Actor thêm một nhân viên mới</w:t>
      </w:r>
    </w:p>
    <w:p w14:paraId="302FC55D"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Nếu Actor click vào nút “Sửa” . Hệ thống sẽ xác định mã nhân viên mà Actor đang truy xuất đến.</w:t>
      </w:r>
    </w:p>
    <w:p w14:paraId="33B35156"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Hệ thống thực hiện sửa, xóa thông tin nhân viên theo thao tác của Actor</w:t>
      </w:r>
    </w:p>
    <w:p w14:paraId="01440DD6"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Các dòng sự kiện khác</w:t>
      </w:r>
    </w:p>
    <w:p w14:paraId="2AD38A0F"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Không có</w:t>
      </w:r>
    </w:p>
    <w:p w14:paraId="10642796"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Các yêu cầu đặc biệt</w:t>
      </w:r>
    </w:p>
    <w:p w14:paraId="6D4F6511" w14:textId="77777777" w:rsidR="00D52940" w:rsidRPr="00DA2556" w:rsidRDefault="00D52940" w:rsidP="000E6885">
      <w:pPr>
        <w:pStyle w:val="ListParagraph"/>
        <w:numPr>
          <w:ilvl w:val="0"/>
          <w:numId w:val="16"/>
        </w:numPr>
        <w:spacing w:after="160" w:line="360" w:lineRule="auto"/>
        <w:ind w:left="1440"/>
        <w:rPr>
          <w:sz w:val="26"/>
          <w:szCs w:val="26"/>
        </w:rPr>
      </w:pPr>
      <w:r w:rsidRPr="00DA2556">
        <w:rPr>
          <w:sz w:val="26"/>
          <w:szCs w:val="26"/>
        </w:rPr>
        <w:t>Không có</w:t>
      </w:r>
    </w:p>
    <w:p w14:paraId="19E52EE2" w14:textId="77777777" w:rsidR="00D52940" w:rsidRPr="00DA2556" w:rsidRDefault="00D52940" w:rsidP="000E6885">
      <w:pPr>
        <w:pStyle w:val="ListParagraph"/>
        <w:numPr>
          <w:ilvl w:val="0"/>
          <w:numId w:val="17"/>
        </w:numPr>
        <w:spacing w:after="160" w:line="360" w:lineRule="auto"/>
        <w:rPr>
          <w:sz w:val="26"/>
          <w:szCs w:val="26"/>
        </w:rPr>
      </w:pPr>
      <w:r w:rsidRPr="00DA2556">
        <w:rPr>
          <w:sz w:val="26"/>
          <w:szCs w:val="26"/>
        </w:rPr>
        <w:t>Các yêu cầu đặc biệt</w:t>
      </w:r>
    </w:p>
    <w:p w14:paraId="08444CFA" w14:textId="77777777" w:rsidR="00D52940" w:rsidRPr="00DA2556" w:rsidRDefault="00D52940"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3F49C120" w14:textId="77777777" w:rsidR="00D52940" w:rsidRPr="00DA2556" w:rsidRDefault="00D52940" w:rsidP="000E6885">
      <w:pPr>
        <w:pStyle w:val="ListParagraph"/>
        <w:numPr>
          <w:ilvl w:val="0"/>
          <w:numId w:val="18"/>
        </w:numPr>
        <w:spacing w:after="160" w:line="360" w:lineRule="auto"/>
        <w:rPr>
          <w:sz w:val="26"/>
          <w:szCs w:val="26"/>
        </w:rPr>
      </w:pPr>
      <w:r w:rsidRPr="00DA2556">
        <w:rPr>
          <w:sz w:val="26"/>
          <w:szCs w:val="26"/>
        </w:rPr>
        <w:t>Điều kiện hoàn tất</w:t>
      </w:r>
    </w:p>
    <w:p w14:paraId="0B82CC35" w14:textId="77777777" w:rsidR="00D52940" w:rsidRPr="00DA2556" w:rsidRDefault="00D52940" w:rsidP="000E6885">
      <w:pPr>
        <w:pStyle w:val="ListParagraph"/>
        <w:numPr>
          <w:ilvl w:val="0"/>
          <w:numId w:val="19"/>
        </w:numPr>
        <w:spacing w:after="160" w:line="360" w:lineRule="auto"/>
        <w:ind w:left="1440"/>
        <w:rPr>
          <w:sz w:val="26"/>
          <w:szCs w:val="26"/>
        </w:rPr>
      </w:pPr>
      <w:r w:rsidRPr="00DA2556">
        <w:rPr>
          <w:rStyle w:val="fontstyle01"/>
        </w:rPr>
        <w:t>Không có</w:t>
      </w:r>
    </w:p>
    <w:p w14:paraId="33E0D017"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Điểm mở rộng</w:t>
      </w:r>
    </w:p>
    <w:p w14:paraId="529BDD18" w14:textId="77777777" w:rsidR="00D52940" w:rsidRPr="00DA2556" w:rsidRDefault="00D52940" w:rsidP="000E6885">
      <w:pPr>
        <w:pStyle w:val="ListParagraph"/>
        <w:numPr>
          <w:ilvl w:val="0"/>
          <w:numId w:val="20"/>
        </w:numPr>
        <w:spacing w:after="160" w:line="360" w:lineRule="auto"/>
        <w:ind w:firstLine="360"/>
        <w:rPr>
          <w:sz w:val="26"/>
          <w:szCs w:val="26"/>
        </w:rPr>
      </w:pPr>
      <w:r w:rsidRPr="00DA2556">
        <w:rPr>
          <w:sz w:val="26"/>
          <w:szCs w:val="26"/>
        </w:rPr>
        <w:t>Không có</w:t>
      </w:r>
    </w:p>
    <w:p w14:paraId="407DBA49" w14:textId="55345BF3" w:rsidR="000E28D2" w:rsidRPr="00DA2556" w:rsidRDefault="001E0755" w:rsidP="001011B5">
      <w:pPr>
        <w:pStyle w:val="Heading3"/>
      </w:pPr>
      <w:bookmarkStart w:id="52" w:name="_Toc27552920"/>
      <w:r w:rsidRPr="00DA2556">
        <w:t>2.</w:t>
      </w:r>
      <w:r w:rsidR="002B7467" w:rsidRPr="00DA2556">
        <w:t>2</w:t>
      </w:r>
      <w:r w:rsidRPr="00DA2556">
        <w:t>.8. Đặc tả use case quản lí cấu hình gian hàng</w:t>
      </w:r>
      <w:bookmarkEnd w:id="52"/>
    </w:p>
    <w:p w14:paraId="326050D2"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34095B03"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 xml:space="preserve">Use-case này cho phép ta quản lý </w:t>
      </w:r>
      <w:r w:rsidR="00D52940" w:rsidRPr="00DA2556">
        <w:rPr>
          <w:sz w:val="26"/>
          <w:szCs w:val="26"/>
        </w:rPr>
        <w:t>cấu hình gian hàng</w:t>
      </w:r>
    </w:p>
    <w:p w14:paraId="65F549F2"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Quản lí là actor của user-case này</w:t>
      </w:r>
    </w:p>
    <w:p w14:paraId="0E22AA2D"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62E72AFB"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5968C695"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Actor chọn nút “ Cấu hình gian hàng “ để vào mục quản lí cấu hình gian hàng</w:t>
      </w:r>
    </w:p>
    <w:p w14:paraId="23973572"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tất cả các gian hàng trên các sàn thương mại điện tử</w:t>
      </w:r>
    </w:p>
    <w:p w14:paraId="7AEA1ECB"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 xml:space="preserve">Nếu Actor click vào nút “Thêm </w:t>
      </w:r>
      <w:r w:rsidR="00D52940" w:rsidRPr="00DA2556">
        <w:rPr>
          <w:sz w:val="26"/>
          <w:szCs w:val="26"/>
        </w:rPr>
        <w:t>gian hàng mới</w:t>
      </w:r>
      <w:r w:rsidRPr="00DA2556">
        <w:rPr>
          <w:sz w:val="26"/>
          <w:szCs w:val="26"/>
        </w:rPr>
        <w:t xml:space="preserve">” . Hệ thống sẽ chuyển sang trang mới để </w:t>
      </w:r>
      <w:r w:rsidR="00D52940" w:rsidRPr="00DA2556">
        <w:rPr>
          <w:sz w:val="26"/>
          <w:szCs w:val="26"/>
        </w:rPr>
        <w:t>Actor</w:t>
      </w:r>
      <w:r w:rsidRPr="00DA2556">
        <w:rPr>
          <w:sz w:val="26"/>
          <w:szCs w:val="26"/>
        </w:rPr>
        <w:t xml:space="preserve"> tiến hành thêm một gian hàng mới</w:t>
      </w:r>
    </w:p>
    <w:p w14:paraId="02AC3D6C"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lastRenderedPageBreak/>
        <w:t>Nếu Actor click vào nút “Sửa” . Hệ thống sẽ xác định mã gian hàng mà Actor đang truy xuất đến.</w:t>
      </w:r>
    </w:p>
    <w:p w14:paraId="24BD0C7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thực hiện sửa, xóa thông tin gian hàng theo thao tác của Actor</w:t>
      </w:r>
    </w:p>
    <w:p w14:paraId="0393D581"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597256AE"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Không có</w:t>
      </w:r>
    </w:p>
    <w:p w14:paraId="1274407C"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10DA7E69"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29303FD0"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3B0CD4D9"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764E4AD7"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349A1B48"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Không có</w:t>
      </w:r>
    </w:p>
    <w:p w14:paraId="171578B1"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2DC3E87B" w14:textId="160067E9" w:rsidR="001E0755" w:rsidRPr="00DA2556" w:rsidRDefault="000E28D2" w:rsidP="000E6885">
      <w:pPr>
        <w:pStyle w:val="ListParagraph"/>
        <w:numPr>
          <w:ilvl w:val="0"/>
          <w:numId w:val="20"/>
        </w:numPr>
        <w:spacing w:after="160" w:line="360" w:lineRule="auto"/>
        <w:ind w:firstLine="360"/>
        <w:rPr>
          <w:sz w:val="26"/>
          <w:szCs w:val="26"/>
        </w:rPr>
      </w:pPr>
      <w:r w:rsidRPr="00DA2556">
        <w:rPr>
          <w:sz w:val="26"/>
          <w:szCs w:val="26"/>
        </w:rPr>
        <w:t>Không có</w:t>
      </w:r>
    </w:p>
    <w:p w14:paraId="289F0B38" w14:textId="457070CD" w:rsidR="00AA5152" w:rsidRDefault="00AA5152" w:rsidP="00AA5152">
      <w:pPr>
        <w:spacing w:after="160" w:line="360" w:lineRule="auto"/>
        <w:rPr>
          <w:sz w:val="28"/>
          <w:szCs w:val="28"/>
        </w:rPr>
      </w:pPr>
    </w:p>
    <w:p w14:paraId="05A43F2B" w14:textId="239BDEA6" w:rsidR="00AA5152" w:rsidRDefault="00AA5152" w:rsidP="00AA5152">
      <w:pPr>
        <w:spacing w:after="160" w:line="360" w:lineRule="auto"/>
        <w:rPr>
          <w:sz w:val="28"/>
          <w:szCs w:val="28"/>
        </w:rPr>
      </w:pPr>
    </w:p>
    <w:p w14:paraId="2DB94CAA" w14:textId="47359266" w:rsidR="00AA5152" w:rsidRDefault="00AA5152" w:rsidP="00AA5152">
      <w:pPr>
        <w:spacing w:after="160" w:line="360" w:lineRule="auto"/>
        <w:rPr>
          <w:sz w:val="28"/>
          <w:szCs w:val="28"/>
        </w:rPr>
      </w:pPr>
    </w:p>
    <w:p w14:paraId="6D3E1BA8" w14:textId="02B7FC9D" w:rsidR="00DA2556" w:rsidRDefault="00DA2556" w:rsidP="00AA5152">
      <w:pPr>
        <w:spacing w:after="160" w:line="360" w:lineRule="auto"/>
        <w:rPr>
          <w:sz w:val="28"/>
          <w:szCs w:val="28"/>
        </w:rPr>
      </w:pPr>
    </w:p>
    <w:p w14:paraId="6762BAD2" w14:textId="77777777" w:rsidR="00DA2556" w:rsidRDefault="00DA2556" w:rsidP="00AA5152">
      <w:pPr>
        <w:spacing w:after="160" w:line="360" w:lineRule="auto"/>
        <w:rPr>
          <w:sz w:val="28"/>
          <w:szCs w:val="28"/>
        </w:rPr>
      </w:pPr>
    </w:p>
    <w:p w14:paraId="5E1FF3F7" w14:textId="1264DB70" w:rsidR="00AA5152" w:rsidRDefault="00AA5152" w:rsidP="00AA5152">
      <w:pPr>
        <w:spacing w:after="160" w:line="360" w:lineRule="auto"/>
        <w:rPr>
          <w:sz w:val="28"/>
          <w:szCs w:val="28"/>
        </w:rPr>
      </w:pPr>
    </w:p>
    <w:p w14:paraId="42431042" w14:textId="0E189136" w:rsidR="00AA5152" w:rsidRDefault="00AA5152" w:rsidP="00AA5152">
      <w:pPr>
        <w:spacing w:after="160" w:line="360" w:lineRule="auto"/>
        <w:rPr>
          <w:sz w:val="28"/>
          <w:szCs w:val="28"/>
        </w:rPr>
      </w:pPr>
    </w:p>
    <w:p w14:paraId="5F878714" w14:textId="390BFCB3" w:rsidR="00AA5152" w:rsidRDefault="00AA5152" w:rsidP="00AA5152">
      <w:pPr>
        <w:spacing w:after="160" w:line="360" w:lineRule="auto"/>
        <w:rPr>
          <w:sz w:val="28"/>
          <w:szCs w:val="28"/>
        </w:rPr>
      </w:pPr>
    </w:p>
    <w:p w14:paraId="1BEA23F7" w14:textId="1E4038D7" w:rsidR="00AA5152" w:rsidRDefault="00AA5152" w:rsidP="00AA5152">
      <w:pPr>
        <w:spacing w:after="160" w:line="360" w:lineRule="auto"/>
        <w:rPr>
          <w:sz w:val="28"/>
          <w:szCs w:val="28"/>
        </w:rPr>
      </w:pPr>
    </w:p>
    <w:p w14:paraId="20D1600E" w14:textId="0C260291" w:rsidR="00CD1013" w:rsidRDefault="00CD1013" w:rsidP="00AA5152">
      <w:pPr>
        <w:spacing w:after="160" w:line="360" w:lineRule="auto"/>
        <w:rPr>
          <w:sz w:val="28"/>
          <w:szCs w:val="28"/>
        </w:rPr>
      </w:pPr>
    </w:p>
    <w:p w14:paraId="293D1E90" w14:textId="77777777" w:rsidR="00CD1013" w:rsidRPr="00AA5152" w:rsidRDefault="00CD1013" w:rsidP="00AA5152">
      <w:pPr>
        <w:spacing w:after="160" w:line="360" w:lineRule="auto"/>
        <w:rPr>
          <w:sz w:val="28"/>
          <w:szCs w:val="28"/>
        </w:rPr>
      </w:pPr>
    </w:p>
    <w:p w14:paraId="4FBA89C7" w14:textId="62772147" w:rsidR="000E28D2" w:rsidRPr="001779BD" w:rsidRDefault="001E0755" w:rsidP="001779BD">
      <w:pPr>
        <w:pStyle w:val="Heading2"/>
        <w:rPr>
          <w:rFonts w:ascii="Times New Roman" w:hAnsi="Times New Roman"/>
          <w:b/>
          <w:color w:val="000000" w:themeColor="text1"/>
        </w:rPr>
      </w:pPr>
      <w:bookmarkStart w:id="53" w:name="_Toc27552921"/>
      <w:r w:rsidRPr="001779BD">
        <w:rPr>
          <w:rFonts w:ascii="Times New Roman" w:hAnsi="Times New Roman"/>
          <w:b/>
          <w:color w:val="000000" w:themeColor="text1"/>
        </w:rPr>
        <w:lastRenderedPageBreak/>
        <w:t>2.</w:t>
      </w:r>
      <w:r w:rsidR="002B7467" w:rsidRPr="001779BD">
        <w:rPr>
          <w:rFonts w:ascii="Times New Roman" w:hAnsi="Times New Roman"/>
          <w:b/>
          <w:color w:val="000000" w:themeColor="text1"/>
        </w:rPr>
        <w:t>3</w:t>
      </w:r>
      <w:r w:rsidRPr="001779BD">
        <w:rPr>
          <w:rFonts w:ascii="Times New Roman" w:hAnsi="Times New Roman"/>
          <w:b/>
          <w:color w:val="000000" w:themeColor="text1"/>
        </w:rPr>
        <w:t>.</w:t>
      </w:r>
      <w:r w:rsidR="000E28D2" w:rsidRPr="001779BD">
        <w:rPr>
          <w:rFonts w:ascii="Times New Roman" w:hAnsi="Times New Roman"/>
          <w:b/>
          <w:color w:val="000000" w:themeColor="text1"/>
        </w:rPr>
        <w:t xml:space="preserve">  </w:t>
      </w:r>
      <w:r w:rsidR="00CE573B">
        <w:rPr>
          <w:rFonts w:ascii="Times New Roman" w:hAnsi="Times New Roman"/>
          <w:b/>
          <w:color w:val="000000" w:themeColor="text1"/>
        </w:rPr>
        <w:t>Sequence Diagram</w:t>
      </w:r>
      <w:bookmarkEnd w:id="53"/>
    </w:p>
    <w:p w14:paraId="424481FE" w14:textId="375C2AD0" w:rsidR="000E28D2" w:rsidRDefault="000E28D2" w:rsidP="000D6D7C">
      <w:pPr>
        <w:rPr>
          <w:rFonts w:ascii="Times New Roman" w:hAnsi="Times New Roman"/>
          <w:sz w:val="26"/>
          <w:szCs w:val="26"/>
        </w:rPr>
      </w:pPr>
      <w:r w:rsidRPr="000D6D7C">
        <w:rPr>
          <w:rFonts w:ascii="Times New Roman" w:hAnsi="Times New Roman"/>
          <w:sz w:val="26"/>
          <w:szCs w:val="26"/>
        </w:rPr>
        <w:tab/>
        <w:t>Biểu đồ tuần tự là phương tiện biểu diễn tương tác dưới dạng hình ảnh. Tập trung vào thứ tự các công việc thực hiện.</w:t>
      </w:r>
    </w:p>
    <w:p w14:paraId="65E344C7" w14:textId="5E755486" w:rsidR="008F2D9E" w:rsidRPr="000D6D7C" w:rsidRDefault="008F2D9E" w:rsidP="008F2D9E">
      <w:pPr>
        <w:pStyle w:val="Heading3"/>
      </w:pPr>
      <w:bookmarkStart w:id="54" w:name="_Toc27552922"/>
      <w:r>
        <w:t>2.3.1 Biểu đồ tuần tự chức năng đăng ký</w:t>
      </w:r>
      <w:bookmarkEnd w:id="54"/>
    </w:p>
    <w:p w14:paraId="4C74FF86" w14:textId="7DC3D5D8" w:rsidR="000D6D7C" w:rsidRPr="000D6D7C" w:rsidRDefault="00CD1013" w:rsidP="000D6D7C">
      <w:r>
        <w:rPr>
          <w:noProof/>
        </w:rPr>
        <mc:AlternateContent>
          <mc:Choice Requires="wps">
            <w:drawing>
              <wp:anchor distT="0" distB="0" distL="114300" distR="114300" simplePos="0" relativeHeight="251716608" behindDoc="0" locked="0" layoutInCell="1" allowOverlap="1" wp14:anchorId="5CEFCD15" wp14:editId="0AC2F552">
                <wp:simplePos x="0" y="0"/>
                <wp:positionH relativeFrom="column">
                  <wp:posOffset>-1905</wp:posOffset>
                </wp:positionH>
                <wp:positionV relativeFrom="paragraph">
                  <wp:posOffset>4121150</wp:posOffset>
                </wp:positionV>
                <wp:extent cx="4791710" cy="63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7B37B815" w14:textId="27691F1E" w:rsidR="00F47DC5" w:rsidRPr="001E759C" w:rsidRDefault="00F47DC5" w:rsidP="00CD1013">
                            <w:pPr>
                              <w:pStyle w:val="Caption"/>
                              <w:jc w:val="center"/>
                              <w:rPr>
                                <w:rFonts w:ascii="VNI-Times" w:hAnsi="VNI-Times"/>
                                <w:noProof/>
                                <w:sz w:val="24"/>
                                <w:szCs w:val="24"/>
                              </w:rPr>
                            </w:pPr>
                            <w:bookmarkStart w:id="55" w:name="_Toc27492831"/>
                            <w:r>
                              <w:rPr>
                                <w:noProof/>
                              </w:rPr>
                              <w:t>Hình 2.</w:t>
                            </w:r>
                            <w:r>
                              <w:rPr>
                                <w:noProof/>
                              </w:rPr>
                              <w:fldChar w:fldCharType="begin"/>
                            </w:r>
                            <w:r>
                              <w:rPr>
                                <w:noProof/>
                              </w:rPr>
                              <w:instrText xml:space="preserve"> SEQ Table \* ARABIC </w:instrText>
                            </w:r>
                            <w:r>
                              <w:rPr>
                                <w:noProof/>
                              </w:rPr>
                              <w:fldChar w:fldCharType="separate"/>
                            </w:r>
                            <w:r w:rsidR="00234450">
                              <w:rPr>
                                <w:noProof/>
                              </w:rPr>
                              <w:t>10</w:t>
                            </w:r>
                            <w:r>
                              <w:rPr>
                                <w:noProof/>
                              </w:rPr>
                              <w:fldChar w:fldCharType="end"/>
                            </w:r>
                            <w:r>
                              <w:rPr>
                                <w:noProof/>
                              </w:rPr>
                              <w:t>. Biểu đồ tuần tự chức năng đăng ký</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FCD15" id="Text Box 294" o:spid="_x0000_s1030" type="#_x0000_t202" style="position:absolute;margin-left:-.15pt;margin-top:324.5pt;width:377.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" stroked="f">
                <v:textbox style="mso-fit-shape-to-text:t" inset="0,0,0,0">
                  <w:txbxContent>
                    <w:p w14:paraId="7B37B815" w14:textId="27691F1E" w:rsidR="00F47DC5" w:rsidRPr="001E759C" w:rsidRDefault="00F47DC5" w:rsidP="00CD1013">
                      <w:pPr>
                        <w:pStyle w:val="Caption"/>
                        <w:jc w:val="center"/>
                        <w:rPr>
                          <w:rFonts w:ascii="VNI-Times" w:hAnsi="VNI-Times"/>
                          <w:noProof/>
                          <w:sz w:val="24"/>
                          <w:szCs w:val="24"/>
                        </w:rPr>
                      </w:pPr>
                      <w:bookmarkStart w:id="56" w:name="_Toc27492831"/>
                      <w:r>
                        <w:rPr>
                          <w:noProof/>
                        </w:rPr>
                        <w:t>Hình 2.</w:t>
                      </w:r>
                      <w:r>
                        <w:rPr>
                          <w:noProof/>
                        </w:rPr>
                        <w:fldChar w:fldCharType="begin"/>
                      </w:r>
                      <w:r>
                        <w:rPr>
                          <w:noProof/>
                        </w:rPr>
                        <w:instrText xml:space="preserve"> SEQ Table \* ARABIC </w:instrText>
                      </w:r>
                      <w:r>
                        <w:rPr>
                          <w:noProof/>
                        </w:rPr>
                        <w:fldChar w:fldCharType="separate"/>
                      </w:r>
                      <w:r w:rsidR="00234450">
                        <w:rPr>
                          <w:noProof/>
                        </w:rPr>
                        <w:t>10</w:t>
                      </w:r>
                      <w:r>
                        <w:rPr>
                          <w:noProof/>
                        </w:rPr>
                        <w:fldChar w:fldCharType="end"/>
                      </w:r>
                      <w:r>
                        <w:rPr>
                          <w:noProof/>
                        </w:rPr>
                        <w:t>. Biểu đồ tuần tự chức năng đăng ký</w:t>
                      </w:r>
                      <w:bookmarkEnd w:id="56"/>
                    </w:p>
                  </w:txbxContent>
                </v:textbox>
              </v:shape>
            </w:pict>
          </mc:Fallback>
        </mc:AlternateContent>
      </w:r>
      <w:r w:rsidR="000D6D7C" w:rsidRPr="000D6D7C">
        <w:rPr>
          <w:noProof/>
        </w:rPr>
        <w:drawing>
          <wp:anchor distT="0" distB="0" distL="114300" distR="114300" simplePos="0" relativeHeight="251692032" behindDoc="0" locked="0" layoutInCell="1" allowOverlap="1" wp14:anchorId="0516EFA3" wp14:editId="2736CD53">
            <wp:simplePos x="0" y="0"/>
            <wp:positionH relativeFrom="column">
              <wp:posOffset>-1961</wp:posOffset>
            </wp:positionH>
            <wp:positionV relativeFrom="paragraph">
              <wp:posOffset>-2891</wp:posOffset>
            </wp:positionV>
            <wp:extent cx="4791880" cy="4067033"/>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6568" t="24720" r="36286" b="9526"/>
                    <a:stretch/>
                  </pic:blipFill>
                  <pic:spPr bwMode="auto">
                    <a:xfrm>
                      <a:off x="0" y="0"/>
                      <a:ext cx="4816861" cy="40882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1230BC" w14:textId="361D66B6" w:rsidR="000D6D7C" w:rsidRPr="000D6D7C" w:rsidRDefault="000D6D7C" w:rsidP="000D6D7C"/>
    <w:p w14:paraId="670B771F" w14:textId="77777777" w:rsidR="000D6D7C" w:rsidRPr="000D6D7C" w:rsidRDefault="000D6D7C" w:rsidP="000D6D7C"/>
    <w:p w14:paraId="35E1326A" w14:textId="77777777" w:rsidR="000D6D7C" w:rsidRPr="000D6D7C" w:rsidRDefault="000D6D7C" w:rsidP="000D6D7C"/>
    <w:p w14:paraId="1394B3E2" w14:textId="1E1220E2" w:rsidR="000D6D7C" w:rsidRPr="000D6D7C" w:rsidRDefault="000D6D7C" w:rsidP="000D6D7C"/>
    <w:p w14:paraId="1858E481" w14:textId="49EC7978" w:rsidR="000D6D7C" w:rsidRPr="000D6D7C" w:rsidRDefault="000D6D7C" w:rsidP="000D6D7C"/>
    <w:p w14:paraId="101D3204" w14:textId="43988813" w:rsidR="000D6D7C" w:rsidRPr="000D6D7C" w:rsidRDefault="000D6D7C" w:rsidP="000D6D7C"/>
    <w:p w14:paraId="6A968078" w14:textId="0103125B" w:rsidR="000D6D7C" w:rsidRPr="000D6D7C" w:rsidRDefault="000D6D7C" w:rsidP="000D6D7C"/>
    <w:p w14:paraId="68B11832" w14:textId="66AE57FC" w:rsidR="000E28D2" w:rsidRPr="000D6D7C" w:rsidRDefault="001E0755" w:rsidP="000D6D7C">
      <w:r w:rsidRPr="000D6D7C">
        <w:t>Đăng Nhập</w:t>
      </w:r>
    </w:p>
    <w:p w14:paraId="6CFA14DF" w14:textId="77777777" w:rsidR="000E28D2" w:rsidRPr="000D6D7C" w:rsidRDefault="000E28D2" w:rsidP="000D6D7C"/>
    <w:p w14:paraId="50FF9FA1" w14:textId="7C80A1B3" w:rsidR="000E28D2" w:rsidRPr="000D6D7C" w:rsidRDefault="000E28D2" w:rsidP="000D6D7C"/>
    <w:p w14:paraId="799BBDA0" w14:textId="6FFBA077" w:rsidR="000E28D2" w:rsidRPr="000D6D7C" w:rsidRDefault="000E28D2" w:rsidP="000D6D7C"/>
    <w:p w14:paraId="66C690AB" w14:textId="2353C4C8" w:rsidR="000E28D2" w:rsidRPr="000D6D7C" w:rsidRDefault="000E28D2" w:rsidP="000D6D7C"/>
    <w:p w14:paraId="6AA8DF8A" w14:textId="0243BF4C" w:rsidR="000E28D2" w:rsidRPr="000D6D7C" w:rsidRDefault="000E28D2" w:rsidP="000D6D7C"/>
    <w:p w14:paraId="6B948ECA" w14:textId="50667228" w:rsidR="000E28D2" w:rsidRPr="000D6D7C" w:rsidRDefault="000E28D2" w:rsidP="000D6D7C"/>
    <w:p w14:paraId="3D36DD89" w14:textId="646C2F20" w:rsidR="000E28D2" w:rsidRPr="000D6D7C" w:rsidRDefault="000E28D2" w:rsidP="000D6D7C"/>
    <w:p w14:paraId="7CDD97E0" w14:textId="5230894F" w:rsidR="000E28D2" w:rsidRPr="000D6D7C" w:rsidRDefault="000E28D2" w:rsidP="000D6D7C"/>
    <w:p w14:paraId="5C1854AC" w14:textId="64037D60" w:rsidR="000E28D2" w:rsidRPr="000D6D7C" w:rsidRDefault="000E28D2" w:rsidP="000D6D7C"/>
    <w:p w14:paraId="7E2311E4" w14:textId="77777777" w:rsidR="000D6D7C" w:rsidRDefault="000D6D7C" w:rsidP="000D6D7C"/>
    <w:p w14:paraId="15F5F01C" w14:textId="77777777" w:rsidR="000D6D7C" w:rsidRDefault="000D6D7C" w:rsidP="000D6D7C"/>
    <w:p w14:paraId="53C3E523" w14:textId="77777777" w:rsidR="000D6D7C" w:rsidRDefault="000D6D7C" w:rsidP="000D6D7C"/>
    <w:p w14:paraId="658B3F28" w14:textId="77777777" w:rsidR="000D6D7C" w:rsidRDefault="000D6D7C" w:rsidP="00A52947"/>
    <w:p w14:paraId="401ABD91" w14:textId="54FBC6EE" w:rsidR="000D6D7C" w:rsidRDefault="000D6D7C" w:rsidP="000D6D7C">
      <w:pPr>
        <w:jc w:val="center"/>
      </w:pPr>
      <w:r>
        <w:t>Đăng kí</w:t>
      </w:r>
    </w:p>
    <w:p w14:paraId="5A0B7A04" w14:textId="0554D854" w:rsidR="00A52947" w:rsidRDefault="00A52947" w:rsidP="000D6D7C">
      <w:pPr>
        <w:jc w:val="center"/>
      </w:pPr>
    </w:p>
    <w:p w14:paraId="464231A7" w14:textId="56389283" w:rsidR="00A52947" w:rsidRDefault="00A52947" w:rsidP="00CD1013"/>
    <w:p w14:paraId="535992C4" w14:textId="2E60479D" w:rsidR="008F2D9E" w:rsidRDefault="008F2D9E" w:rsidP="00CD1013"/>
    <w:p w14:paraId="3EA826C8" w14:textId="0B764BE2" w:rsidR="008F2D9E" w:rsidRDefault="008F2D9E" w:rsidP="008F2D9E">
      <w:pPr>
        <w:pStyle w:val="Heading3"/>
      </w:pPr>
      <w:bookmarkStart w:id="57" w:name="_Toc27552923"/>
      <w:r>
        <w:lastRenderedPageBreak/>
        <w:t>2.3.2 Biểu đồ tuần tự chức năng đăng nhập</w:t>
      </w:r>
      <w:bookmarkEnd w:id="57"/>
    </w:p>
    <w:p w14:paraId="7858ABDB" w14:textId="0502C3B1" w:rsidR="00A52947" w:rsidRPr="00A52947" w:rsidRDefault="00234450" w:rsidP="008F2D9E">
      <w:pPr>
        <w:pStyle w:val="Heading3"/>
      </w:pPr>
      <w:bookmarkStart w:id="58" w:name="_Toc27552924"/>
      <w:r w:rsidRPr="00A52947">
        <w:rPr>
          <w:noProof/>
        </w:rPr>
        <w:drawing>
          <wp:anchor distT="0" distB="0" distL="114300" distR="114300" simplePos="0" relativeHeight="251696128" behindDoc="1" locked="0" layoutInCell="1" allowOverlap="1" wp14:anchorId="22E02830" wp14:editId="1CF9B0CC">
            <wp:simplePos x="0" y="0"/>
            <wp:positionH relativeFrom="column">
              <wp:posOffset>572135</wp:posOffset>
            </wp:positionH>
            <wp:positionV relativeFrom="paragraph">
              <wp:posOffset>4161790</wp:posOffset>
            </wp:positionV>
            <wp:extent cx="4165600" cy="3817620"/>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4165600" cy="381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1013">
        <w:rPr>
          <w:noProof/>
        </w:rPr>
        <mc:AlternateContent>
          <mc:Choice Requires="wps">
            <w:drawing>
              <wp:anchor distT="0" distB="0" distL="114300" distR="114300" simplePos="0" relativeHeight="251720704" behindDoc="0" locked="0" layoutInCell="1" allowOverlap="1" wp14:anchorId="54604E62" wp14:editId="484717C9">
                <wp:simplePos x="0" y="0"/>
                <wp:positionH relativeFrom="column">
                  <wp:posOffset>39751</wp:posOffset>
                </wp:positionH>
                <wp:positionV relativeFrom="paragraph">
                  <wp:posOffset>7895945</wp:posOffset>
                </wp:positionV>
                <wp:extent cx="5303520" cy="635"/>
                <wp:effectExtent l="0" t="0" r="0" b="0"/>
                <wp:wrapTopAndBottom/>
                <wp:docPr id="298" name="Text Box 298"/>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2D33A94F" w14:textId="0A639B9B" w:rsidR="00F47DC5" w:rsidRPr="00031C92" w:rsidRDefault="00F47DC5" w:rsidP="00CD1013">
                            <w:pPr>
                              <w:pStyle w:val="Caption"/>
                              <w:jc w:val="center"/>
                              <w:rPr>
                                <w:noProof/>
                                <w:sz w:val="26"/>
                                <w:szCs w:val="26"/>
                              </w:rPr>
                            </w:pPr>
                            <w:bookmarkStart w:id="59" w:name="_Toc27492832"/>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234450">
                              <w:rPr>
                                <w:noProof/>
                                <w:sz w:val="26"/>
                                <w:szCs w:val="26"/>
                              </w:rPr>
                              <w:t>11</w:t>
                            </w:r>
                            <w:r>
                              <w:rPr>
                                <w:noProof/>
                                <w:sz w:val="26"/>
                                <w:szCs w:val="26"/>
                              </w:rPr>
                              <w:fldChar w:fldCharType="end"/>
                            </w:r>
                            <w:r>
                              <w:rPr>
                                <w:noProof/>
                                <w:sz w:val="26"/>
                                <w:szCs w:val="26"/>
                              </w:rPr>
                              <w:t>. Biểu đồ tuần tự chức năng tạo đơn hàng mới</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04E62" id="Text Box 298" o:spid="_x0000_s1031" type="#_x0000_t202" style="position:absolute;left:0;text-align:left;margin-left:3.15pt;margin-top:621.75pt;width:417.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" stroked="f">
                <v:textbox style="mso-fit-shape-to-text:t" inset="0,0,0,0">
                  <w:txbxContent>
                    <w:p w14:paraId="2D33A94F" w14:textId="0A639B9B" w:rsidR="00F47DC5" w:rsidRPr="00031C92" w:rsidRDefault="00F47DC5" w:rsidP="00CD1013">
                      <w:pPr>
                        <w:pStyle w:val="Caption"/>
                        <w:jc w:val="center"/>
                        <w:rPr>
                          <w:noProof/>
                          <w:sz w:val="26"/>
                          <w:szCs w:val="26"/>
                        </w:rPr>
                      </w:pPr>
                      <w:bookmarkStart w:id="60" w:name="_Toc27492832"/>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234450">
                        <w:rPr>
                          <w:noProof/>
                          <w:sz w:val="26"/>
                          <w:szCs w:val="26"/>
                        </w:rPr>
                        <w:t>11</w:t>
                      </w:r>
                      <w:r>
                        <w:rPr>
                          <w:noProof/>
                          <w:sz w:val="26"/>
                          <w:szCs w:val="26"/>
                        </w:rPr>
                        <w:fldChar w:fldCharType="end"/>
                      </w:r>
                      <w:r>
                        <w:rPr>
                          <w:noProof/>
                          <w:sz w:val="26"/>
                          <w:szCs w:val="26"/>
                        </w:rPr>
                        <w:t>. Biểu đồ tuần tự chức năng tạo đơn hàng mới</w:t>
                      </w:r>
                      <w:bookmarkEnd w:id="60"/>
                    </w:p>
                  </w:txbxContent>
                </v:textbox>
                <w10:wrap type="topAndBottom"/>
              </v:shape>
            </w:pict>
          </mc:Fallback>
        </mc:AlternateContent>
      </w:r>
      <w:r w:rsidR="00CD1013">
        <w:rPr>
          <w:noProof/>
        </w:rPr>
        <mc:AlternateContent>
          <mc:Choice Requires="wps">
            <w:drawing>
              <wp:anchor distT="0" distB="0" distL="114300" distR="114300" simplePos="0" relativeHeight="251718656" behindDoc="0" locked="0" layoutInCell="1" allowOverlap="1" wp14:anchorId="2F0E214B" wp14:editId="42265DBA">
                <wp:simplePos x="0" y="0"/>
                <wp:positionH relativeFrom="column">
                  <wp:posOffset>3175</wp:posOffset>
                </wp:positionH>
                <wp:positionV relativeFrom="paragraph">
                  <wp:posOffset>3303270</wp:posOffset>
                </wp:positionV>
                <wp:extent cx="5751195" cy="635"/>
                <wp:effectExtent l="0" t="0" r="0" b="0"/>
                <wp:wrapSquare wrapText="bothSides"/>
                <wp:docPr id="295" name="Text Box 295"/>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wps:spPr>
                      <wps:txbx>
                        <w:txbxContent>
                          <w:p w14:paraId="699897CF" w14:textId="05346823" w:rsidR="00F47DC5" w:rsidRPr="00F6539E" w:rsidRDefault="00F47DC5" w:rsidP="00CD1013">
                            <w:pPr>
                              <w:pStyle w:val="Caption"/>
                              <w:jc w:val="center"/>
                              <w:rPr>
                                <w:noProof/>
                                <w:sz w:val="26"/>
                                <w:szCs w:val="26"/>
                              </w:rPr>
                            </w:pPr>
                            <w:bookmarkStart w:id="61" w:name="_Toc27492833"/>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234450">
                              <w:rPr>
                                <w:noProof/>
                                <w:sz w:val="26"/>
                                <w:szCs w:val="26"/>
                              </w:rPr>
                              <w:t>12</w:t>
                            </w:r>
                            <w:r>
                              <w:rPr>
                                <w:noProof/>
                                <w:sz w:val="26"/>
                                <w:szCs w:val="26"/>
                              </w:rPr>
                              <w:fldChar w:fldCharType="end"/>
                            </w:r>
                            <w:r>
                              <w:rPr>
                                <w:noProof/>
                                <w:sz w:val="26"/>
                                <w:szCs w:val="26"/>
                              </w:rPr>
                              <w:t>. Biểu đồ tuần tự chức năng đăng nhập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E214B" id="Text Box 295" o:spid="_x0000_s1032" type="#_x0000_t202" style="position:absolute;left:0;text-align:left;margin-left:.25pt;margin-top:260.1pt;width:452.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" stroked="f">
                <v:textbox style="mso-fit-shape-to-text:t" inset="0,0,0,0">
                  <w:txbxContent>
                    <w:p w14:paraId="699897CF" w14:textId="05346823" w:rsidR="00F47DC5" w:rsidRPr="00F6539E" w:rsidRDefault="00F47DC5" w:rsidP="00CD1013">
                      <w:pPr>
                        <w:pStyle w:val="Caption"/>
                        <w:jc w:val="center"/>
                        <w:rPr>
                          <w:noProof/>
                          <w:sz w:val="26"/>
                          <w:szCs w:val="26"/>
                        </w:rPr>
                      </w:pPr>
                      <w:bookmarkStart w:id="62" w:name="_Toc27492833"/>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234450">
                        <w:rPr>
                          <w:noProof/>
                          <w:sz w:val="26"/>
                          <w:szCs w:val="26"/>
                        </w:rPr>
                        <w:t>12</w:t>
                      </w:r>
                      <w:r>
                        <w:rPr>
                          <w:noProof/>
                          <w:sz w:val="26"/>
                          <w:szCs w:val="26"/>
                        </w:rPr>
                        <w:fldChar w:fldCharType="end"/>
                      </w:r>
                      <w:r>
                        <w:rPr>
                          <w:noProof/>
                          <w:sz w:val="26"/>
                          <w:szCs w:val="26"/>
                        </w:rPr>
                        <w:t>. Biểu đồ tuần tự chức năng đăng nhập</w:t>
                      </w:r>
                      <w:bookmarkEnd w:id="62"/>
                    </w:p>
                  </w:txbxContent>
                </v:textbox>
                <w10:wrap type="square"/>
              </v:shape>
            </w:pict>
          </mc:Fallback>
        </mc:AlternateContent>
      </w:r>
      <w:r w:rsidR="00A52947" w:rsidRPr="00A52947">
        <w:rPr>
          <w:noProof/>
        </w:rPr>
        <w:drawing>
          <wp:anchor distT="0" distB="0" distL="114300" distR="114300" simplePos="0" relativeHeight="251694080" behindDoc="0" locked="0" layoutInCell="1" allowOverlap="1" wp14:anchorId="0477D6B0" wp14:editId="1412B6BC">
            <wp:simplePos x="0" y="0"/>
            <wp:positionH relativeFrom="column">
              <wp:posOffset>3241</wp:posOffset>
            </wp:positionH>
            <wp:positionV relativeFrom="paragraph">
              <wp:posOffset>322</wp:posOffset>
            </wp:positionV>
            <wp:extent cx="5751211" cy="324612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4398" t="25247" r="34700" b="9170"/>
                    <a:stretch/>
                  </pic:blipFill>
                  <pic:spPr bwMode="auto">
                    <a:xfrm>
                      <a:off x="0" y="0"/>
                      <a:ext cx="5751211" cy="324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D9E">
        <w:t>2.3.3 Biểu đồ tuần tự chức năng tạo đơn hàng mới</w:t>
      </w:r>
      <w:bookmarkEnd w:id="58"/>
    </w:p>
    <w:p w14:paraId="51E964EB" w14:textId="77777777" w:rsidR="00A52947" w:rsidRDefault="00A52947" w:rsidP="000D6D7C">
      <w:pPr>
        <w:jc w:val="center"/>
      </w:pPr>
    </w:p>
    <w:p w14:paraId="37DA7A26" w14:textId="0665A8A0" w:rsidR="00A52947" w:rsidRDefault="00A52947" w:rsidP="00A52947">
      <w:pPr>
        <w:rPr>
          <w:rFonts w:ascii="Times New Roman" w:hAnsi="Times New Roman"/>
          <w:sz w:val="26"/>
          <w:szCs w:val="26"/>
        </w:rPr>
      </w:pPr>
      <w:r w:rsidRPr="00A52947">
        <w:rPr>
          <w:rFonts w:ascii="Times New Roman" w:hAnsi="Times New Roman"/>
          <w:sz w:val="26"/>
          <w:szCs w:val="26"/>
        </w:rPr>
        <w:t xml:space="preserve">                                                    </w:t>
      </w:r>
    </w:p>
    <w:p w14:paraId="5525BD8D" w14:textId="030DD223" w:rsidR="00A52947" w:rsidRDefault="008F2D9E" w:rsidP="008F2D9E">
      <w:pPr>
        <w:pStyle w:val="Heading3"/>
      </w:pPr>
      <w:bookmarkStart w:id="63" w:name="_Toc27552925"/>
      <w:r>
        <w:lastRenderedPageBreak/>
        <w:t>2.3.4 Biểu đồ tuần tự chức năng tạo sản phẩm mới</w:t>
      </w:r>
      <w:bookmarkEnd w:id="63"/>
    </w:p>
    <w:p w14:paraId="0CA7C7B4" w14:textId="6B699D9E" w:rsidR="00A52947" w:rsidRPr="00A52947" w:rsidRDefault="00CD1013" w:rsidP="00CD1013">
      <w:pPr>
        <w:rPr>
          <w:rFonts w:ascii="Times New Roman" w:hAnsi="Times New Roman"/>
          <w:sz w:val="26"/>
          <w:szCs w:val="26"/>
        </w:rPr>
      </w:pPr>
      <w:r>
        <w:rPr>
          <w:noProof/>
        </w:rPr>
        <mc:AlternateContent>
          <mc:Choice Requires="wps">
            <w:drawing>
              <wp:anchor distT="0" distB="0" distL="114300" distR="114300" simplePos="0" relativeHeight="251722752" behindDoc="0" locked="0" layoutInCell="1" allowOverlap="1" wp14:anchorId="4DD097A8" wp14:editId="068E8570">
                <wp:simplePos x="0" y="0"/>
                <wp:positionH relativeFrom="column">
                  <wp:posOffset>553085</wp:posOffset>
                </wp:positionH>
                <wp:positionV relativeFrom="paragraph">
                  <wp:posOffset>3752850</wp:posOffset>
                </wp:positionV>
                <wp:extent cx="4892675" cy="635"/>
                <wp:effectExtent l="0" t="0" r="0" b="0"/>
                <wp:wrapTopAndBottom/>
                <wp:docPr id="300" name="Text Box 300"/>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wps:spPr>
                      <wps:txbx>
                        <w:txbxContent>
                          <w:p w14:paraId="36F66D1E" w14:textId="7715A36C" w:rsidR="00F47DC5" w:rsidRPr="00793555" w:rsidRDefault="00F47DC5" w:rsidP="00CD1013">
                            <w:pPr>
                              <w:pStyle w:val="Caption"/>
                              <w:jc w:val="center"/>
                              <w:rPr>
                                <w:rFonts w:ascii="VNI-Times" w:hAnsi="VNI-Times"/>
                                <w:noProof/>
                                <w:szCs w:val="28"/>
                              </w:rPr>
                            </w:pPr>
                            <w:bookmarkStart w:id="64" w:name="_Toc27492834"/>
                            <w:r>
                              <w:rPr>
                                <w:noProof/>
                                <w:szCs w:val="28"/>
                              </w:rPr>
                              <w:t>Hình 2.</w:t>
                            </w:r>
                            <w:r>
                              <w:rPr>
                                <w:noProof/>
                                <w:szCs w:val="28"/>
                              </w:rPr>
                              <w:fldChar w:fldCharType="begin"/>
                            </w:r>
                            <w:r>
                              <w:rPr>
                                <w:noProof/>
                                <w:szCs w:val="28"/>
                              </w:rPr>
                              <w:instrText xml:space="preserve"> SEQ Table \* ARABIC </w:instrText>
                            </w:r>
                            <w:r>
                              <w:rPr>
                                <w:noProof/>
                                <w:szCs w:val="28"/>
                              </w:rPr>
                              <w:fldChar w:fldCharType="separate"/>
                            </w:r>
                            <w:r w:rsidR="00234450">
                              <w:rPr>
                                <w:noProof/>
                                <w:szCs w:val="28"/>
                              </w:rPr>
                              <w:t>13</w:t>
                            </w:r>
                            <w:r>
                              <w:rPr>
                                <w:noProof/>
                                <w:szCs w:val="28"/>
                              </w:rPr>
                              <w:fldChar w:fldCharType="end"/>
                            </w:r>
                            <w:r>
                              <w:rPr>
                                <w:noProof/>
                                <w:szCs w:val="28"/>
                              </w:rPr>
                              <w:t>. Biểu đồ tuần tự chức năng tạo sản phẩm mới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097A8" id="Text Box 300" o:spid="_x0000_s1033" type="#_x0000_t202" style="position:absolute;margin-left:43.55pt;margin-top:295.5pt;width:385.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" stroked="f">
                <v:textbox style="mso-fit-shape-to-text:t" inset="0,0,0,0">
                  <w:txbxContent>
                    <w:p w14:paraId="36F66D1E" w14:textId="7715A36C" w:rsidR="00F47DC5" w:rsidRPr="00793555" w:rsidRDefault="00F47DC5" w:rsidP="00CD1013">
                      <w:pPr>
                        <w:pStyle w:val="Caption"/>
                        <w:jc w:val="center"/>
                        <w:rPr>
                          <w:rFonts w:ascii="VNI-Times" w:hAnsi="VNI-Times"/>
                          <w:noProof/>
                          <w:szCs w:val="28"/>
                        </w:rPr>
                      </w:pPr>
                      <w:bookmarkStart w:id="65" w:name="_Toc27492834"/>
                      <w:r>
                        <w:rPr>
                          <w:noProof/>
                          <w:szCs w:val="28"/>
                        </w:rPr>
                        <w:t>Hình 2.</w:t>
                      </w:r>
                      <w:r>
                        <w:rPr>
                          <w:noProof/>
                          <w:szCs w:val="28"/>
                        </w:rPr>
                        <w:fldChar w:fldCharType="begin"/>
                      </w:r>
                      <w:r>
                        <w:rPr>
                          <w:noProof/>
                          <w:szCs w:val="28"/>
                        </w:rPr>
                        <w:instrText xml:space="preserve"> SEQ Table \* ARABIC </w:instrText>
                      </w:r>
                      <w:r>
                        <w:rPr>
                          <w:noProof/>
                          <w:szCs w:val="28"/>
                        </w:rPr>
                        <w:fldChar w:fldCharType="separate"/>
                      </w:r>
                      <w:r w:rsidR="00234450">
                        <w:rPr>
                          <w:noProof/>
                          <w:szCs w:val="28"/>
                        </w:rPr>
                        <w:t>13</w:t>
                      </w:r>
                      <w:r>
                        <w:rPr>
                          <w:noProof/>
                          <w:szCs w:val="28"/>
                        </w:rPr>
                        <w:fldChar w:fldCharType="end"/>
                      </w:r>
                      <w:r>
                        <w:rPr>
                          <w:noProof/>
                          <w:szCs w:val="28"/>
                        </w:rPr>
                        <w:t>. Biểu đồ tuần tự chức năng tạo sản phẩm mới</w:t>
                      </w:r>
                      <w:bookmarkEnd w:id="65"/>
                    </w:p>
                  </w:txbxContent>
                </v:textbox>
                <w10:wrap type="topAndBottom"/>
              </v:shape>
            </w:pict>
          </mc:Fallback>
        </mc:AlternateContent>
      </w:r>
      <w:r w:rsidRPr="00A01D5B">
        <w:rPr>
          <w:noProof/>
          <w:sz w:val="28"/>
          <w:szCs w:val="28"/>
        </w:rPr>
        <w:drawing>
          <wp:anchor distT="0" distB="0" distL="114300" distR="114300" simplePos="0" relativeHeight="251698176" behindDoc="0" locked="0" layoutInCell="1" allowOverlap="1" wp14:anchorId="0C93118C" wp14:editId="6EA0F5A1">
            <wp:simplePos x="0" y="0"/>
            <wp:positionH relativeFrom="column">
              <wp:posOffset>553415</wp:posOffset>
            </wp:positionH>
            <wp:positionV relativeFrom="paragraph">
              <wp:posOffset>203</wp:posOffset>
            </wp:positionV>
            <wp:extent cx="4892675" cy="36957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626" t="25597" r="37768" b="10930"/>
                    <a:stretch/>
                  </pic:blipFill>
                  <pic:spPr bwMode="auto">
                    <a:xfrm>
                      <a:off x="0" y="0"/>
                      <a:ext cx="489267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14A029" w14:textId="00A52222" w:rsidR="000E28D2" w:rsidRDefault="001E0755" w:rsidP="00DA627D">
      <w:pPr>
        <w:pStyle w:val="Heading2"/>
        <w:rPr>
          <w:rFonts w:ascii="Times New Roman" w:hAnsi="Times New Roman" w:cs="Times New Roman"/>
          <w:b/>
          <w:bCs/>
          <w:color w:val="000000" w:themeColor="text1"/>
        </w:rPr>
      </w:pPr>
      <w:bookmarkStart w:id="66" w:name="_Toc27552926"/>
      <w:r w:rsidRPr="00DA627D">
        <w:rPr>
          <w:rFonts w:ascii="Times New Roman" w:hAnsi="Times New Roman" w:cs="Times New Roman"/>
          <w:b/>
          <w:bCs/>
          <w:color w:val="000000" w:themeColor="text1"/>
        </w:rPr>
        <w:t>2.</w:t>
      </w:r>
      <w:r w:rsidR="002B7467">
        <w:rPr>
          <w:rFonts w:ascii="Times New Roman" w:hAnsi="Times New Roman" w:cs="Times New Roman"/>
          <w:b/>
          <w:bCs/>
          <w:color w:val="000000" w:themeColor="text1"/>
        </w:rPr>
        <w:t>4</w:t>
      </w:r>
      <w:r w:rsidRPr="00DA627D">
        <w:rPr>
          <w:rFonts w:ascii="Times New Roman" w:hAnsi="Times New Roman" w:cs="Times New Roman"/>
          <w:b/>
          <w:bCs/>
          <w:color w:val="000000" w:themeColor="text1"/>
        </w:rPr>
        <w:t>. Class Diagram</w:t>
      </w:r>
      <w:bookmarkEnd w:id="66"/>
    </w:p>
    <w:p w14:paraId="717052B6" w14:textId="547F3057" w:rsidR="002B7467" w:rsidRPr="002B7467" w:rsidRDefault="002B7467" w:rsidP="001011B5">
      <w:pPr>
        <w:pStyle w:val="Heading3"/>
      </w:pPr>
      <w:bookmarkStart w:id="67" w:name="_Toc27552927"/>
      <w:r w:rsidRPr="002B7467">
        <w:t>2.4.1. Cơ sở dữ liệu</w:t>
      </w:r>
      <w:bookmarkEnd w:id="67"/>
    </w:p>
    <w:p w14:paraId="65B43B33" w14:textId="77777777" w:rsidR="00CD1013" w:rsidRDefault="000E28D2" w:rsidP="00CD1013">
      <w:pPr>
        <w:keepNext/>
      </w:pPr>
      <w:r>
        <w:rPr>
          <w:noProof/>
        </w:rPr>
        <w:drawing>
          <wp:inline distT="0" distB="0" distL="0" distR="0" wp14:anchorId="3A86A176" wp14:editId="59ECFFC9">
            <wp:extent cx="5971709" cy="325729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2">
                      <a:extLst>
                        <a:ext uri="{28A0092B-C50C-407E-A947-70E740481C1C}">
                          <a14:useLocalDpi xmlns:a14="http://schemas.microsoft.com/office/drawing/2010/main" val="0"/>
                        </a:ext>
                      </a:extLst>
                    </a:blip>
                    <a:stretch>
                      <a:fillRect/>
                    </a:stretch>
                  </pic:blipFill>
                  <pic:spPr>
                    <a:xfrm>
                      <a:off x="0" y="0"/>
                      <a:ext cx="5971709" cy="3257295"/>
                    </a:xfrm>
                    <a:prstGeom prst="rect">
                      <a:avLst/>
                    </a:prstGeom>
                  </pic:spPr>
                </pic:pic>
              </a:graphicData>
            </a:graphic>
          </wp:inline>
        </w:drawing>
      </w:r>
    </w:p>
    <w:p w14:paraId="4951021C" w14:textId="4E410EF8" w:rsidR="000E28D2" w:rsidRPr="002A5917" w:rsidRDefault="00CD1013" w:rsidP="00CD1013">
      <w:pPr>
        <w:pStyle w:val="Caption"/>
        <w:jc w:val="center"/>
      </w:pPr>
      <w:bookmarkStart w:id="68" w:name="_Toc27492835"/>
      <w:r>
        <w:t>Hình 2.</w:t>
      </w:r>
      <w:r w:rsidR="009108F5">
        <w:fldChar w:fldCharType="begin"/>
      </w:r>
      <w:r w:rsidR="009108F5">
        <w:instrText xml:space="preserve"> SEQ Table \* ARABIC </w:instrText>
      </w:r>
      <w:r w:rsidR="009108F5">
        <w:fldChar w:fldCharType="separate"/>
      </w:r>
      <w:r w:rsidR="00234450">
        <w:rPr>
          <w:noProof/>
        </w:rPr>
        <w:t>14</w:t>
      </w:r>
      <w:r w:rsidR="009108F5">
        <w:rPr>
          <w:noProof/>
        </w:rPr>
        <w:fldChar w:fldCharType="end"/>
      </w:r>
      <w:r>
        <w:t>. Bảng vẽ cơ sở dữ liệu</w:t>
      </w:r>
      <w:bookmarkEnd w:id="68"/>
    </w:p>
    <w:p w14:paraId="57688F40" w14:textId="4B855622" w:rsidR="00C965F2" w:rsidRPr="000D2DDE" w:rsidRDefault="002B7467" w:rsidP="001011B5">
      <w:pPr>
        <w:pStyle w:val="Heading3"/>
      </w:pPr>
      <w:bookmarkStart w:id="69" w:name="_Toc27552928"/>
      <w:r>
        <w:lastRenderedPageBreak/>
        <w:t xml:space="preserve">2.4.2. </w:t>
      </w:r>
      <w:r w:rsidR="001E0755">
        <w:t>Mô tả cơ sở dữ liệu</w:t>
      </w:r>
      <w:bookmarkEnd w:id="69"/>
    </w:p>
    <w:p w14:paraId="614C801C" w14:textId="264A2AAB" w:rsidR="00C965F2" w:rsidRPr="006B5432" w:rsidRDefault="001E0755" w:rsidP="006B5432">
      <w:pPr>
        <w:rPr>
          <w:rFonts w:ascii="Times New Roman" w:hAnsi="Times New Roman"/>
          <w:b/>
          <w:bCs/>
          <w:sz w:val="26"/>
          <w:szCs w:val="26"/>
        </w:rPr>
      </w:pPr>
      <w:r w:rsidRPr="006B5432">
        <w:rPr>
          <w:rFonts w:ascii="Times New Roman" w:hAnsi="Times New Roman"/>
          <w:b/>
          <w:bCs/>
          <w:sz w:val="26"/>
          <w:szCs w:val="26"/>
        </w:rPr>
        <w:t>Bảng a</w:t>
      </w:r>
      <w:r w:rsidR="00C965F2" w:rsidRPr="006B5432">
        <w:rPr>
          <w:rFonts w:ascii="Times New Roman" w:hAnsi="Times New Roman"/>
          <w:b/>
          <w:bCs/>
          <w:sz w:val="26"/>
          <w:szCs w:val="26"/>
        </w:rPr>
        <w:t>dmin</w:t>
      </w:r>
      <w:r w:rsidR="00012E20" w:rsidRPr="006B5432">
        <w:rPr>
          <w:rFonts w:ascii="Times New Roman" w:hAnsi="Times New Roman"/>
          <w:b/>
          <w:bCs/>
          <w:sz w:val="26"/>
          <w:szCs w:val="26"/>
        </w:rPr>
        <w:t xml:space="preserve">: </w:t>
      </w:r>
      <w:r w:rsidRPr="006B5432">
        <w:rPr>
          <w:rFonts w:ascii="Times New Roman" w:hAnsi="Times New Roman"/>
          <w:b/>
          <w:bCs/>
          <w:sz w:val="26"/>
          <w:szCs w:val="26"/>
        </w:rPr>
        <w:t>Chứa thông tin của người quản lí và nhân viên</w:t>
      </w:r>
      <w:r w:rsidR="00C965F2" w:rsidRPr="006B5432">
        <w:rPr>
          <w:rFonts w:ascii="Times New Roman" w:hAnsi="Times New Roman"/>
          <w:b/>
          <w:bCs/>
          <w:sz w:val="26"/>
          <w:szCs w:val="26"/>
        </w:rPr>
        <w:t xml:space="preserve"> (id, user_name, user_password, role,</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name,</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age, address,</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tel ,</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img,</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Created,</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Updated )</w:t>
      </w:r>
    </w:p>
    <w:p w14:paraId="4EDBA7A9" w14:textId="77777777" w:rsidR="00C965F2" w:rsidRPr="006B5432" w:rsidRDefault="00C965F2" w:rsidP="00C965F2">
      <w:pPr>
        <w:pStyle w:val="Paragraph"/>
        <w:spacing w:line="360" w:lineRule="auto"/>
        <w:ind w:firstLine="720"/>
        <w:jc w:val="left"/>
        <w:rPr>
          <w:sz w:val="26"/>
          <w:szCs w:val="26"/>
        </w:rPr>
      </w:pPr>
      <w:r w:rsidRPr="006B5432">
        <w:rPr>
          <w:b/>
          <w:sz w:val="26"/>
          <w:szCs w:val="26"/>
        </w:rPr>
        <w:t>Mô tả:</w:t>
      </w:r>
      <w:r w:rsidRPr="006B5432">
        <w:rPr>
          <w:sz w:val="26"/>
          <w:szCs w:val="26"/>
        </w:rPr>
        <w:t xml:space="preserve"> Mỗi admin có một mã id(id) duy nhất để phân biệt với các admin khác. Mỗi admin còn được xác định bởi tên tên tài khoản (user_name), mật khẩu(user_password), vai trò(role), tuổi(age), địa chỉ(address), số điện thoại(tel), hình ảnh(img), ngày tạo (Created), ngày sửa đổi (Updated).</w:t>
      </w:r>
    </w:p>
    <w:p w14:paraId="5BBBD10A" w14:textId="5239C240" w:rsidR="00012E20" w:rsidRPr="006B5432" w:rsidRDefault="00AD583B" w:rsidP="006B5432">
      <w:pPr>
        <w:rPr>
          <w:rFonts w:ascii="Times New Roman" w:hAnsi="Times New Roman"/>
          <w:b/>
          <w:bCs/>
          <w:sz w:val="26"/>
          <w:szCs w:val="26"/>
        </w:rPr>
      </w:pPr>
      <w:r w:rsidRPr="006B5432">
        <w:rPr>
          <w:rFonts w:ascii="Times New Roman" w:hAnsi="Times New Roman"/>
          <w:b/>
          <w:bCs/>
          <w:sz w:val="26"/>
          <w:szCs w:val="26"/>
        </w:rPr>
        <w:t xml:space="preserve">Bảng </w:t>
      </w:r>
      <w:r w:rsidR="00012E20" w:rsidRPr="006B5432">
        <w:rPr>
          <w:rFonts w:ascii="Times New Roman" w:hAnsi="Times New Roman"/>
          <w:b/>
          <w:bCs/>
          <w:sz w:val="26"/>
          <w:szCs w:val="26"/>
        </w:rPr>
        <w:t xml:space="preserve">Carrier: </w:t>
      </w:r>
      <w:r w:rsidRPr="006B5432">
        <w:rPr>
          <w:rFonts w:ascii="Times New Roman" w:hAnsi="Times New Roman"/>
          <w:b/>
          <w:bCs/>
          <w:sz w:val="26"/>
          <w:szCs w:val="26"/>
        </w:rPr>
        <w:t>Chứa thông tin của n</w:t>
      </w:r>
      <w:r w:rsidR="00012E20" w:rsidRPr="006B5432">
        <w:rPr>
          <w:rFonts w:ascii="Times New Roman" w:hAnsi="Times New Roman"/>
          <w:b/>
          <w:bCs/>
          <w:sz w:val="26"/>
          <w:szCs w:val="26"/>
        </w:rPr>
        <w:t>hà vận chuyển (carrierID, carrierName, carrierCode, carrierLink, Channel)</w:t>
      </w:r>
    </w:p>
    <w:p w14:paraId="4F4F53E2" w14:textId="77777777" w:rsidR="00012E20" w:rsidRPr="006B5432" w:rsidRDefault="00012E20" w:rsidP="00012E20">
      <w:pPr>
        <w:pStyle w:val="Paragraph"/>
        <w:spacing w:line="360" w:lineRule="auto"/>
        <w:ind w:firstLine="720"/>
        <w:jc w:val="left"/>
        <w:rPr>
          <w:sz w:val="26"/>
          <w:szCs w:val="26"/>
        </w:rPr>
      </w:pPr>
      <w:r w:rsidRPr="006B5432">
        <w:rPr>
          <w:b/>
          <w:sz w:val="26"/>
          <w:szCs w:val="26"/>
        </w:rPr>
        <w:t>Mô tả:</w:t>
      </w:r>
      <w:r w:rsidRPr="006B5432">
        <w:rPr>
          <w:sz w:val="26"/>
          <w:szCs w:val="26"/>
        </w:rPr>
        <w:t xml:space="preserve"> Mỗi </w:t>
      </w:r>
      <w:r w:rsidR="000D2DDE" w:rsidRPr="006B5432">
        <w:rPr>
          <w:sz w:val="26"/>
          <w:szCs w:val="26"/>
        </w:rPr>
        <w:t>nhà vận chuyển</w:t>
      </w:r>
      <w:r w:rsidRPr="006B5432">
        <w:rPr>
          <w:sz w:val="26"/>
          <w:szCs w:val="26"/>
        </w:rPr>
        <w:t xml:space="preserve"> có một mã id(carrierID) duy nhất để phân biệt với các carrier khác. Mỗi </w:t>
      </w:r>
      <w:r w:rsidR="000D2DDE" w:rsidRPr="006B5432">
        <w:rPr>
          <w:sz w:val="26"/>
          <w:szCs w:val="26"/>
        </w:rPr>
        <w:t xml:space="preserve">nhà vận chuyển </w:t>
      </w:r>
      <w:r w:rsidRPr="006B5432">
        <w:rPr>
          <w:sz w:val="26"/>
          <w:szCs w:val="26"/>
        </w:rPr>
        <w:t xml:space="preserve">còn được xác định bởi tên </w:t>
      </w:r>
      <w:r w:rsidR="000D2DDE" w:rsidRPr="006B5432">
        <w:rPr>
          <w:sz w:val="26"/>
          <w:szCs w:val="26"/>
        </w:rPr>
        <w:t>nhà vận chuyển</w:t>
      </w:r>
      <w:r w:rsidRPr="006B5432">
        <w:rPr>
          <w:sz w:val="26"/>
          <w:szCs w:val="26"/>
        </w:rPr>
        <w:t xml:space="preserve"> (</w:t>
      </w:r>
      <w:r w:rsidR="000D2DDE" w:rsidRPr="006B5432">
        <w:rPr>
          <w:sz w:val="26"/>
          <w:szCs w:val="26"/>
        </w:rPr>
        <w:t>carrierName</w:t>
      </w:r>
      <w:r w:rsidRPr="006B5432">
        <w:rPr>
          <w:sz w:val="26"/>
          <w:szCs w:val="26"/>
        </w:rPr>
        <w:t xml:space="preserve">), </w:t>
      </w:r>
      <w:r w:rsidR="000D2DDE" w:rsidRPr="006B5432">
        <w:rPr>
          <w:sz w:val="26"/>
          <w:szCs w:val="26"/>
        </w:rPr>
        <w:t>định danh nhà vận chuyển</w:t>
      </w:r>
      <w:r w:rsidRPr="006B5432">
        <w:rPr>
          <w:sz w:val="26"/>
          <w:szCs w:val="26"/>
        </w:rPr>
        <w:t>(</w:t>
      </w:r>
      <w:r w:rsidR="000D2DDE" w:rsidRPr="006B5432">
        <w:rPr>
          <w:sz w:val="26"/>
          <w:szCs w:val="26"/>
        </w:rPr>
        <w:t>carrierCode</w:t>
      </w:r>
      <w:r w:rsidRPr="006B5432">
        <w:rPr>
          <w:sz w:val="26"/>
          <w:szCs w:val="26"/>
        </w:rPr>
        <w:t xml:space="preserve">), </w:t>
      </w:r>
      <w:r w:rsidR="000D2DDE" w:rsidRPr="006B5432">
        <w:rPr>
          <w:sz w:val="26"/>
          <w:szCs w:val="26"/>
        </w:rPr>
        <w:t>đường dẫn nhà vận chuyển</w:t>
      </w:r>
      <w:r w:rsidRPr="006B5432">
        <w:rPr>
          <w:sz w:val="26"/>
          <w:szCs w:val="26"/>
        </w:rPr>
        <w:t>(</w:t>
      </w:r>
      <w:r w:rsidR="000D2DDE" w:rsidRPr="006B5432">
        <w:rPr>
          <w:sz w:val="26"/>
          <w:szCs w:val="26"/>
        </w:rPr>
        <w:t>carrierLink</w:t>
      </w:r>
      <w:r w:rsidRPr="006B5432">
        <w:rPr>
          <w:sz w:val="26"/>
          <w:szCs w:val="26"/>
        </w:rPr>
        <w:t>),</w:t>
      </w:r>
      <w:r w:rsidR="000D2DDE" w:rsidRPr="006B5432">
        <w:rPr>
          <w:sz w:val="26"/>
          <w:szCs w:val="26"/>
        </w:rPr>
        <w:t xml:space="preserve"> kênh của nhà vận chuyển(Channel)</w:t>
      </w:r>
      <w:r w:rsidRPr="006B5432">
        <w:rPr>
          <w:sz w:val="26"/>
          <w:szCs w:val="26"/>
        </w:rPr>
        <w:t>.</w:t>
      </w:r>
    </w:p>
    <w:p w14:paraId="3151EA7B" w14:textId="0CDDEDA4" w:rsidR="000D2DDE" w:rsidRPr="006B5432" w:rsidRDefault="00AD583B" w:rsidP="000D2DDE">
      <w:pPr>
        <w:pStyle w:val="Paragraph"/>
        <w:spacing w:line="360" w:lineRule="auto"/>
        <w:ind w:firstLine="0"/>
        <w:jc w:val="left"/>
        <w:rPr>
          <w:sz w:val="26"/>
          <w:szCs w:val="26"/>
        </w:rPr>
      </w:pPr>
      <w:r w:rsidRPr="006B5432">
        <w:rPr>
          <w:b/>
          <w:bCs/>
          <w:sz w:val="26"/>
          <w:szCs w:val="26"/>
        </w:rPr>
        <w:t>Bảng</w:t>
      </w:r>
      <w:r w:rsidRPr="006B5432">
        <w:rPr>
          <w:sz w:val="26"/>
          <w:szCs w:val="26"/>
        </w:rPr>
        <w:t xml:space="preserve"> </w:t>
      </w:r>
      <w:r w:rsidRPr="006B5432">
        <w:rPr>
          <w:b/>
          <w:bCs/>
          <w:sz w:val="26"/>
          <w:szCs w:val="26"/>
        </w:rPr>
        <w:t>C</w:t>
      </w:r>
      <w:r w:rsidR="000D2DDE" w:rsidRPr="006B5432">
        <w:rPr>
          <w:b/>
          <w:bCs/>
          <w:sz w:val="26"/>
          <w:szCs w:val="26"/>
        </w:rPr>
        <w:t>ity</w:t>
      </w:r>
      <w:r w:rsidR="000D2DDE" w:rsidRPr="006B5432">
        <w:rPr>
          <w:b/>
          <w:sz w:val="26"/>
          <w:szCs w:val="26"/>
        </w:rPr>
        <w:t xml:space="preserve">: </w:t>
      </w:r>
      <w:r w:rsidR="00DA627D" w:rsidRPr="006B5432">
        <w:rPr>
          <w:b/>
          <w:sz w:val="26"/>
          <w:szCs w:val="26"/>
        </w:rPr>
        <w:t xml:space="preserve">Chứa thông tin </w:t>
      </w:r>
      <w:r w:rsidR="000D2DDE" w:rsidRPr="006B5432">
        <w:rPr>
          <w:b/>
          <w:sz w:val="26"/>
          <w:szCs w:val="26"/>
        </w:rPr>
        <w:t>Danh sách tỉnh/thành phố của Việt Nam</w:t>
      </w:r>
      <w:r w:rsidR="000D2DDE" w:rsidRPr="006B5432">
        <w:rPr>
          <w:sz w:val="26"/>
          <w:szCs w:val="26"/>
        </w:rPr>
        <w:t xml:space="preserve"> (cityID,cityName,type)</w:t>
      </w:r>
    </w:p>
    <w:p w14:paraId="2E9D414F" w14:textId="77777777" w:rsidR="00C965F2" w:rsidRPr="006B5432" w:rsidRDefault="000D2DDE" w:rsidP="000D2DDE">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tỉnh/thành phố có môt mã loại thành phố (cityID) duy nhất để phân biệt với các tỉnh/thành phố khác. Mỗi thành phố còn được xác định bởi tên thành phố (cityName), loại thành phố(type)</w:t>
      </w:r>
    </w:p>
    <w:p w14:paraId="61DF3842" w14:textId="77777777" w:rsidR="000E28D2" w:rsidRPr="006B5432" w:rsidRDefault="000E28D2" w:rsidP="000E28D2">
      <w:pPr>
        <w:pStyle w:val="Paragraph"/>
        <w:spacing w:line="360" w:lineRule="auto"/>
        <w:ind w:firstLine="0"/>
        <w:jc w:val="left"/>
        <w:rPr>
          <w:sz w:val="26"/>
          <w:szCs w:val="26"/>
        </w:rPr>
      </w:pPr>
      <w:r w:rsidRPr="006B5432">
        <w:rPr>
          <w:sz w:val="26"/>
          <w:szCs w:val="26"/>
        </w:rPr>
        <w:t>*</w:t>
      </w:r>
      <w:r w:rsidR="00AD583B" w:rsidRPr="006B5432">
        <w:rPr>
          <w:b/>
          <w:bCs/>
          <w:sz w:val="26"/>
          <w:szCs w:val="26"/>
        </w:rPr>
        <w:t>Bảng</w:t>
      </w:r>
      <w:r w:rsidR="00AD583B" w:rsidRPr="006B5432">
        <w:rPr>
          <w:sz w:val="26"/>
          <w:szCs w:val="26"/>
        </w:rPr>
        <w:t xml:space="preserve"> </w:t>
      </w:r>
      <w:r w:rsidR="000D2DDE" w:rsidRPr="006B5432">
        <w:rPr>
          <w:b/>
          <w:sz w:val="26"/>
          <w:szCs w:val="26"/>
        </w:rPr>
        <w:t xml:space="preserve">customer: </w:t>
      </w:r>
      <w:r w:rsidR="000D2DDE" w:rsidRPr="006B5432">
        <w:rPr>
          <w:bCs/>
          <w:sz w:val="26"/>
          <w:szCs w:val="26"/>
        </w:rPr>
        <w:t>Bảng chứa thông tin khách hàng</w:t>
      </w:r>
      <w:r w:rsidRPr="006B5432">
        <w:rPr>
          <w:sz w:val="26"/>
          <w:szCs w:val="26"/>
        </w:rPr>
        <w:t xml:space="preserve"> (</w:t>
      </w:r>
      <w:r w:rsidR="000D2DDE" w:rsidRPr="006B5432">
        <w:rPr>
          <w:sz w:val="26"/>
          <w:szCs w:val="26"/>
        </w:rPr>
        <w:t>customerID, customerUserName, customerPass, customerName, customerAddress, customerGender, customerTel, customerNote, customerMail, customerProvince</w:t>
      </w:r>
      <w:r w:rsidRPr="006B5432">
        <w:rPr>
          <w:sz w:val="26"/>
          <w:szCs w:val="26"/>
        </w:rPr>
        <w:t>)</w:t>
      </w:r>
    </w:p>
    <w:p w14:paraId="4B7E1D88" w14:textId="77777777" w:rsidR="000E28D2" w:rsidRPr="006B5432" w:rsidRDefault="000E28D2" w:rsidP="000E28D2">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w:t>
      </w:r>
      <w:r w:rsidR="0059161A" w:rsidRPr="006B5432">
        <w:rPr>
          <w:sz w:val="26"/>
          <w:szCs w:val="26"/>
        </w:rPr>
        <w:t xml:space="preserve">khách hàng có một mã khách hàng(customerID) duy nhất </w:t>
      </w:r>
      <w:r w:rsidRPr="006B5432">
        <w:rPr>
          <w:sz w:val="26"/>
          <w:szCs w:val="26"/>
        </w:rPr>
        <w:t xml:space="preserve">phân biệt với các </w:t>
      </w:r>
      <w:r w:rsidR="0059161A" w:rsidRPr="006B5432">
        <w:rPr>
          <w:sz w:val="26"/>
          <w:szCs w:val="26"/>
        </w:rPr>
        <w:t>khách hàng</w:t>
      </w:r>
      <w:r w:rsidRPr="006B5432">
        <w:rPr>
          <w:sz w:val="26"/>
          <w:szCs w:val="26"/>
        </w:rPr>
        <w:t xml:space="preserve"> khá</w:t>
      </w:r>
      <w:r w:rsidR="0059161A" w:rsidRPr="006B5432">
        <w:rPr>
          <w:sz w:val="26"/>
          <w:szCs w:val="26"/>
        </w:rPr>
        <w:t>c.</w:t>
      </w:r>
      <w:r w:rsidRPr="006B5432">
        <w:rPr>
          <w:sz w:val="26"/>
          <w:szCs w:val="26"/>
        </w:rPr>
        <w:t xml:space="preserve"> Mỗi </w:t>
      </w:r>
      <w:r w:rsidR="0059161A" w:rsidRPr="006B5432">
        <w:rPr>
          <w:sz w:val="26"/>
          <w:szCs w:val="26"/>
        </w:rPr>
        <w:t>khách hàng</w:t>
      </w:r>
      <w:r w:rsidRPr="006B5432">
        <w:rPr>
          <w:sz w:val="26"/>
          <w:szCs w:val="26"/>
        </w:rPr>
        <w:t xml:space="preserve"> còn được xác định bởi tên </w:t>
      </w:r>
      <w:r w:rsidR="0059161A" w:rsidRPr="006B5432">
        <w:rPr>
          <w:sz w:val="26"/>
          <w:szCs w:val="26"/>
        </w:rPr>
        <w:t xml:space="preserve">đăng nhập </w:t>
      </w:r>
      <w:r w:rsidRPr="006B5432">
        <w:rPr>
          <w:sz w:val="26"/>
          <w:szCs w:val="26"/>
        </w:rPr>
        <w:t>(</w:t>
      </w:r>
      <w:r w:rsidR="0059161A" w:rsidRPr="006B5432">
        <w:rPr>
          <w:sz w:val="26"/>
          <w:szCs w:val="26"/>
        </w:rPr>
        <w:t>customerUserName</w:t>
      </w:r>
      <w:r w:rsidRPr="006B5432">
        <w:rPr>
          <w:sz w:val="26"/>
          <w:szCs w:val="26"/>
        </w:rPr>
        <w:t xml:space="preserve">), </w:t>
      </w:r>
      <w:r w:rsidR="0059161A" w:rsidRPr="006B5432">
        <w:rPr>
          <w:sz w:val="26"/>
          <w:szCs w:val="26"/>
        </w:rPr>
        <w:t>mật khẩu</w:t>
      </w:r>
      <w:r w:rsidRPr="006B5432">
        <w:rPr>
          <w:sz w:val="26"/>
          <w:szCs w:val="26"/>
        </w:rPr>
        <w:t xml:space="preserve"> (</w:t>
      </w:r>
      <w:r w:rsidR="0059161A" w:rsidRPr="006B5432">
        <w:rPr>
          <w:sz w:val="26"/>
          <w:szCs w:val="26"/>
        </w:rPr>
        <w:t>customerPass</w:t>
      </w:r>
      <w:r w:rsidRPr="006B5432">
        <w:rPr>
          <w:sz w:val="26"/>
          <w:szCs w:val="26"/>
        </w:rPr>
        <w:t xml:space="preserve">), </w:t>
      </w:r>
      <w:r w:rsidR="0059161A" w:rsidRPr="006B5432">
        <w:rPr>
          <w:sz w:val="26"/>
          <w:szCs w:val="26"/>
        </w:rPr>
        <w:t>tên khách hàng</w:t>
      </w:r>
      <w:r w:rsidRPr="006B5432">
        <w:rPr>
          <w:sz w:val="26"/>
          <w:szCs w:val="26"/>
        </w:rPr>
        <w:t>(</w:t>
      </w:r>
      <w:r w:rsidR="0059161A" w:rsidRPr="006B5432">
        <w:rPr>
          <w:sz w:val="26"/>
          <w:szCs w:val="26"/>
        </w:rPr>
        <w:t>customerName</w:t>
      </w:r>
      <w:r w:rsidRPr="006B5432">
        <w:rPr>
          <w:sz w:val="26"/>
          <w:szCs w:val="26"/>
        </w:rPr>
        <w:t xml:space="preserve">), </w:t>
      </w:r>
      <w:r w:rsidR="0059161A" w:rsidRPr="006B5432">
        <w:rPr>
          <w:sz w:val="26"/>
          <w:szCs w:val="26"/>
        </w:rPr>
        <w:t>địa chỉ(customerAddress), giới tính(customerGender), số điện thoại(customerTel), địa chỉ mail(customerMail), thành phố(customerProvince)</w:t>
      </w:r>
    </w:p>
    <w:p w14:paraId="403FD747" w14:textId="77777777" w:rsidR="0059161A" w:rsidRPr="006B5432" w:rsidRDefault="0059161A" w:rsidP="0059161A">
      <w:pPr>
        <w:pStyle w:val="Paragraph"/>
        <w:spacing w:line="360" w:lineRule="auto"/>
        <w:ind w:firstLine="0"/>
        <w:jc w:val="left"/>
        <w:rPr>
          <w:sz w:val="26"/>
          <w:szCs w:val="26"/>
        </w:rPr>
      </w:pPr>
      <w:r w:rsidRPr="006B5432">
        <w:rPr>
          <w:sz w:val="26"/>
          <w:szCs w:val="26"/>
        </w:rPr>
        <w:t xml:space="preserve">* </w:t>
      </w:r>
      <w:r w:rsidR="00AD583B" w:rsidRPr="006B5432">
        <w:rPr>
          <w:b/>
          <w:bCs/>
          <w:sz w:val="26"/>
          <w:szCs w:val="26"/>
        </w:rPr>
        <w:t>Bảng</w:t>
      </w:r>
      <w:r w:rsidRPr="006B5432">
        <w:rPr>
          <w:sz w:val="26"/>
          <w:szCs w:val="26"/>
        </w:rPr>
        <w:t xml:space="preserve"> </w:t>
      </w:r>
      <w:r w:rsidRPr="006B5432">
        <w:rPr>
          <w:b/>
          <w:sz w:val="26"/>
          <w:szCs w:val="26"/>
        </w:rPr>
        <w:t>Expense</w:t>
      </w:r>
      <w:r w:rsidR="00AD583B" w:rsidRPr="006B5432">
        <w:rPr>
          <w:b/>
          <w:sz w:val="26"/>
          <w:szCs w:val="26"/>
        </w:rPr>
        <w:t xml:space="preserve">: </w:t>
      </w:r>
      <w:r w:rsidR="00AD583B" w:rsidRPr="006B5432">
        <w:rPr>
          <w:bCs/>
          <w:sz w:val="26"/>
          <w:szCs w:val="26"/>
        </w:rPr>
        <w:t>Bảng chứa thông tin về các chi phí bán hàng</w:t>
      </w:r>
      <w:r w:rsidRPr="006B5432">
        <w:rPr>
          <w:sz w:val="26"/>
          <w:szCs w:val="26"/>
        </w:rPr>
        <w:t xml:space="preserve"> (</w:t>
      </w:r>
      <w:r w:rsidR="00AD583B" w:rsidRPr="006B5432">
        <w:rPr>
          <w:sz w:val="26"/>
          <w:szCs w:val="26"/>
        </w:rPr>
        <w:t>id</w:t>
      </w:r>
      <w:r w:rsidRPr="006B5432">
        <w:rPr>
          <w:sz w:val="26"/>
          <w:szCs w:val="26"/>
        </w:rPr>
        <w:t>, expense</w:t>
      </w:r>
      <w:r w:rsidR="00AD583B" w:rsidRPr="006B5432">
        <w:rPr>
          <w:sz w:val="26"/>
          <w:szCs w:val="26"/>
        </w:rPr>
        <w:t>_name</w:t>
      </w:r>
      <w:r w:rsidRPr="006B5432">
        <w:rPr>
          <w:sz w:val="26"/>
          <w:szCs w:val="26"/>
        </w:rPr>
        <w:t>, expense</w:t>
      </w:r>
      <w:r w:rsidR="00AD583B" w:rsidRPr="006B5432">
        <w:rPr>
          <w:sz w:val="26"/>
          <w:szCs w:val="26"/>
        </w:rPr>
        <w:t>_cost</w:t>
      </w:r>
      <w:r w:rsidRPr="006B5432">
        <w:rPr>
          <w:sz w:val="26"/>
          <w:szCs w:val="26"/>
        </w:rPr>
        <w:t>, Created, Updated)</w:t>
      </w:r>
    </w:p>
    <w:p w14:paraId="6C3295B5" w14:textId="77777777" w:rsidR="0059161A" w:rsidRPr="006B5432" w:rsidRDefault="0059161A" w:rsidP="0059161A">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một loại chi phí có một mã chi phí (</w:t>
      </w:r>
      <w:r w:rsidR="00AD583B" w:rsidRPr="006B5432">
        <w:rPr>
          <w:sz w:val="26"/>
          <w:szCs w:val="26"/>
        </w:rPr>
        <w:t>id</w:t>
      </w:r>
      <w:r w:rsidRPr="006B5432">
        <w:rPr>
          <w:sz w:val="26"/>
          <w:szCs w:val="26"/>
        </w:rPr>
        <w:t>) duy nhất để phân biêt và còn được xác định bởi tên chi phí (expense</w:t>
      </w:r>
      <w:r w:rsidR="00AD583B" w:rsidRPr="006B5432">
        <w:rPr>
          <w:sz w:val="26"/>
          <w:szCs w:val="26"/>
        </w:rPr>
        <w:t>_name</w:t>
      </w:r>
      <w:r w:rsidRPr="006B5432">
        <w:rPr>
          <w:sz w:val="26"/>
          <w:szCs w:val="26"/>
        </w:rPr>
        <w:t>), số tiền cho chi phí (expense</w:t>
      </w:r>
      <w:r w:rsidR="00AD583B" w:rsidRPr="006B5432">
        <w:rPr>
          <w:sz w:val="26"/>
          <w:szCs w:val="26"/>
        </w:rPr>
        <w:t>_cost</w:t>
      </w:r>
      <w:r w:rsidRPr="006B5432">
        <w:rPr>
          <w:sz w:val="26"/>
          <w:szCs w:val="26"/>
        </w:rPr>
        <w:t>)</w:t>
      </w:r>
      <w:r w:rsidR="00AD583B" w:rsidRPr="006B5432">
        <w:rPr>
          <w:sz w:val="26"/>
          <w:szCs w:val="26"/>
        </w:rPr>
        <w:t xml:space="preserve">, </w:t>
      </w:r>
      <w:r w:rsidRPr="006B5432">
        <w:rPr>
          <w:sz w:val="26"/>
          <w:szCs w:val="26"/>
        </w:rPr>
        <w:t xml:space="preserve"> ngày tạo (Created), ngày sửa đổi (Updated).</w:t>
      </w:r>
    </w:p>
    <w:p w14:paraId="6BA63591" w14:textId="77777777" w:rsidR="0059161A" w:rsidRPr="006B5432" w:rsidRDefault="0059161A" w:rsidP="0059161A">
      <w:pPr>
        <w:pStyle w:val="Paragraph"/>
        <w:spacing w:line="360" w:lineRule="auto"/>
        <w:ind w:firstLine="0"/>
        <w:jc w:val="left"/>
        <w:rPr>
          <w:sz w:val="26"/>
          <w:szCs w:val="26"/>
        </w:rPr>
      </w:pPr>
      <w:r w:rsidRPr="006B5432">
        <w:rPr>
          <w:sz w:val="26"/>
          <w:szCs w:val="26"/>
        </w:rPr>
        <w:lastRenderedPageBreak/>
        <w:t>*</w:t>
      </w:r>
      <w:r w:rsidR="00AD583B" w:rsidRPr="006B5432">
        <w:rPr>
          <w:b/>
          <w:bCs/>
          <w:sz w:val="26"/>
          <w:szCs w:val="26"/>
        </w:rPr>
        <w:t>Bảng</w:t>
      </w:r>
      <w:r w:rsidR="00AD583B" w:rsidRPr="006B5432">
        <w:rPr>
          <w:sz w:val="26"/>
          <w:szCs w:val="26"/>
        </w:rPr>
        <w:t xml:space="preserve"> </w:t>
      </w:r>
      <w:r w:rsidRPr="006B5432">
        <w:rPr>
          <w:b/>
          <w:sz w:val="26"/>
          <w:szCs w:val="26"/>
        </w:rPr>
        <w:t>History</w:t>
      </w:r>
      <w:r w:rsidR="00AD583B" w:rsidRPr="006B5432">
        <w:rPr>
          <w:b/>
          <w:sz w:val="26"/>
          <w:szCs w:val="26"/>
        </w:rPr>
        <w:t xml:space="preserve">: </w:t>
      </w:r>
      <w:r w:rsidR="00AD583B" w:rsidRPr="006B5432">
        <w:rPr>
          <w:bCs/>
          <w:sz w:val="26"/>
          <w:szCs w:val="26"/>
        </w:rPr>
        <w:t>Bảng chứa thông tin lịch sử thao tác hoạt động của các Actor</w:t>
      </w:r>
      <w:r w:rsidR="00AD583B" w:rsidRPr="006B5432">
        <w:rPr>
          <w:b/>
          <w:sz w:val="26"/>
          <w:szCs w:val="26"/>
        </w:rPr>
        <w:t xml:space="preserve"> </w:t>
      </w:r>
      <w:r w:rsidRPr="006B5432">
        <w:rPr>
          <w:sz w:val="26"/>
          <w:szCs w:val="26"/>
        </w:rPr>
        <w:t>(</w:t>
      </w:r>
      <w:r w:rsidR="00AD583B" w:rsidRPr="006B5432">
        <w:rPr>
          <w:sz w:val="26"/>
          <w:szCs w:val="26"/>
        </w:rPr>
        <w:t>id</w:t>
      </w:r>
      <w:r w:rsidRPr="006B5432">
        <w:rPr>
          <w:sz w:val="26"/>
          <w:szCs w:val="26"/>
        </w:rPr>
        <w:t xml:space="preserve">, </w:t>
      </w:r>
      <w:r w:rsidR="00AD583B" w:rsidRPr="006B5432">
        <w:rPr>
          <w:sz w:val="26"/>
          <w:szCs w:val="26"/>
        </w:rPr>
        <w:t>name</w:t>
      </w:r>
      <w:r w:rsidRPr="006B5432">
        <w:rPr>
          <w:sz w:val="26"/>
          <w:szCs w:val="26"/>
        </w:rPr>
        <w:t xml:space="preserve">, </w:t>
      </w:r>
      <w:r w:rsidR="00AD583B" w:rsidRPr="006B5432">
        <w:rPr>
          <w:sz w:val="26"/>
          <w:szCs w:val="26"/>
        </w:rPr>
        <w:t>created</w:t>
      </w:r>
      <w:r w:rsidRPr="006B5432">
        <w:rPr>
          <w:sz w:val="26"/>
          <w:szCs w:val="26"/>
        </w:rPr>
        <w:t xml:space="preserve">, </w:t>
      </w:r>
      <w:r w:rsidR="00AD583B" w:rsidRPr="006B5432">
        <w:rPr>
          <w:sz w:val="26"/>
          <w:szCs w:val="26"/>
        </w:rPr>
        <w:t>u</w:t>
      </w:r>
      <w:r w:rsidRPr="006B5432">
        <w:rPr>
          <w:sz w:val="26"/>
          <w:szCs w:val="26"/>
        </w:rPr>
        <w:t>ser)</w:t>
      </w:r>
    </w:p>
    <w:p w14:paraId="6261DC68" w14:textId="77777777" w:rsidR="0059161A" w:rsidRPr="006B5432" w:rsidRDefault="0059161A" w:rsidP="008E67E4">
      <w:pPr>
        <w:pStyle w:val="Paragraph"/>
        <w:spacing w:line="360" w:lineRule="auto"/>
        <w:ind w:firstLine="720"/>
        <w:jc w:val="left"/>
        <w:rPr>
          <w:sz w:val="26"/>
          <w:szCs w:val="26"/>
        </w:rPr>
      </w:pPr>
      <w:r w:rsidRPr="006B5432">
        <w:rPr>
          <w:sz w:val="26"/>
          <w:szCs w:val="26"/>
        </w:rPr>
        <w:t>*</w:t>
      </w:r>
      <w:r w:rsidRPr="006B5432">
        <w:rPr>
          <w:b/>
          <w:sz w:val="26"/>
          <w:szCs w:val="26"/>
        </w:rPr>
        <w:t>Mô tả</w:t>
      </w:r>
      <w:r w:rsidRPr="006B5432">
        <w:rPr>
          <w:sz w:val="26"/>
          <w:szCs w:val="26"/>
        </w:rPr>
        <w:t>: Mỗi một history có một mã (</w:t>
      </w:r>
      <w:r w:rsidR="00AD583B" w:rsidRPr="006B5432">
        <w:rPr>
          <w:sz w:val="26"/>
          <w:szCs w:val="26"/>
        </w:rPr>
        <w:t>id</w:t>
      </w:r>
      <w:r w:rsidRPr="006B5432">
        <w:rPr>
          <w:sz w:val="26"/>
          <w:szCs w:val="26"/>
        </w:rPr>
        <w:t>) duy nhất để phân biệt và còn được xác định bởi tên lịch sử (</w:t>
      </w:r>
      <w:r w:rsidR="00AD583B" w:rsidRPr="006B5432">
        <w:rPr>
          <w:sz w:val="26"/>
          <w:szCs w:val="26"/>
        </w:rPr>
        <w:t>name</w:t>
      </w:r>
      <w:r w:rsidRPr="006B5432">
        <w:rPr>
          <w:sz w:val="26"/>
          <w:szCs w:val="26"/>
        </w:rPr>
        <w:t xml:space="preserve">), ngày tạo (Created), </w:t>
      </w:r>
      <w:r w:rsidR="00AD583B" w:rsidRPr="006B5432">
        <w:rPr>
          <w:sz w:val="26"/>
          <w:szCs w:val="26"/>
        </w:rPr>
        <w:t>thực hiện bởi user nào(user)</w:t>
      </w:r>
    </w:p>
    <w:p w14:paraId="5F516ECD" w14:textId="77777777" w:rsidR="0059161A" w:rsidRPr="006B5432" w:rsidRDefault="0059161A" w:rsidP="0059161A">
      <w:pPr>
        <w:pStyle w:val="Paragraph"/>
        <w:spacing w:line="360" w:lineRule="auto"/>
        <w:ind w:firstLine="0"/>
        <w:jc w:val="left"/>
        <w:rPr>
          <w:sz w:val="26"/>
          <w:szCs w:val="26"/>
        </w:rPr>
      </w:pPr>
      <w:r w:rsidRPr="006B5432">
        <w:rPr>
          <w:sz w:val="26"/>
          <w:szCs w:val="26"/>
        </w:rPr>
        <w:t xml:space="preserve">* </w:t>
      </w:r>
      <w:r w:rsidRPr="006B5432">
        <w:rPr>
          <w:b/>
          <w:sz w:val="26"/>
          <w:szCs w:val="26"/>
        </w:rPr>
        <w:t>Order_tb</w:t>
      </w:r>
      <w:r w:rsidR="00AD583B" w:rsidRPr="006B5432">
        <w:rPr>
          <w:b/>
          <w:sz w:val="26"/>
          <w:szCs w:val="26"/>
        </w:rPr>
        <w:t xml:space="preserve">: </w:t>
      </w:r>
      <w:r w:rsidR="00AD583B" w:rsidRPr="006B5432">
        <w:rPr>
          <w:bCs/>
          <w:sz w:val="26"/>
          <w:szCs w:val="26"/>
        </w:rPr>
        <w:t>Bảng chứa thông tin dữ liệu của đơn hàng</w:t>
      </w:r>
      <w:r w:rsidRPr="006B5432">
        <w:rPr>
          <w:sz w:val="26"/>
          <w:szCs w:val="26"/>
        </w:rPr>
        <w:t xml:space="preserve"> (orderID, </w:t>
      </w:r>
      <w:r w:rsidR="00AD583B" w:rsidRPr="006B5432">
        <w:rPr>
          <w:sz w:val="26"/>
          <w:szCs w:val="26"/>
        </w:rPr>
        <w:t xml:space="preserve">orderLink, </w:t>
      </w:r>
      <w:r w:rsidRPr="006B5432">
        <w:rPr>
          <w:sz w:val="26"/>
          <w:szCs w:val="26"/>
        </w:rPr>
        <w:t xml:space="preserve">customerID, </w:t>
      </w:r>
      <w:r w:rsidR="00AD583B" w:rsidRPr="006B5432">
        <w:rPr>
          <w:sz w:val="26"/>
          <w:szCs w:val="26"/>
        </w:rPr>
        <w:t xml:space="preserve">customerTel, </w:t>
      </w:r>
      <w:r w:rsidRPr="006B5432">
        <w:rPr>
          <w:sz w:val="26"/>
          <w:szCs w:val="26"/>
        </w:rPr>
        <w:t xml:space="preserve">orderStatus, </w:t>
      </w:r>
      <w:r w:rsidR="00AD583B" w:rsidRPr="006B5432">
        <w:rPr>
          <w:sz w:val="26"/>
          <w:szCs w:val="26"/>
        </w:rPr>
        <w:t xml:space="preserve">orderStatusDes, orderStatus_vi, orderCreate, orderUpdate, orderDate, shipToRegionID, shiptoRegionName, orderAddress, carrierName, orderShipID, orderShipLink, </w:t>
      </w:r>
      <w:r w:rsidRPr="006B5432">
        <w:rPr>
          <w:sz w:val="26"/>
          <w:szCs w:val="26"/>
        </w:rPr>
        <w:t xml:space="preserve">orderCost, orderSell, orderNote, orderChannel, </w:t>
      </w:r>
      <w:r w:rsidR="00AD583B" w:rsidRPr="006B5432">
        <w:rPr>
          <w:sz w:val="26"/>
          <w:szCs w:val="26"/>
        </w:rPr>
        <w:t>orderShopID, orderShopName, user</w:t>
      </w:r>
      <w:r w:rsidRPr="006B5432">
        <w:rPr>
          <w:sz w:val="26"/>
          <w:szCs w:val="26"/>
        </w:rPr>
        <w:t>)</w:t>
      </w:r>
    </w:p>
    <w:p w14:paraId="52149353" w14:textId="77777777" w:rsidR="0059161A" w:rsidRPr="006B5432" w:rsidRDefault="0059161A" w:rsidP="0059161A">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đơn hàng có môt mã đơn hàng (orderID) duy nhất để phân biệt với các đơn hàng khác</w:t>
      </w:r>
      <w:r w:rsidR="00AD583B" w:rsidRPr="006B5432">
        <w:rPr>
          <w:sz w:val="26"/>
          <w:szCs w:val="26"/>
        </w:rPr>
        <w:t>.</w:t>
      </w:r>
      <w:r w:rsidRPr="006B5432">
        <w:rPr>
          <w:sz w:val="26"/>
          <w:szCs w:val="26"/>
        </w:rPr>
        <w:t xml:space="preserve"> Mỗi đơn hàng còn được xác định bởi </w:t>
      </w:r>
      <w:r w:rsidR="00AD583B" w:rsidRPr="006B5432">
        <w:rPr>
          <w:sz w:val="26"/>
          <w:szCs w:val="26"/>
        </w:rPr>
        <w:t>đường dẫn</w:t>
      </w:r>
      <w:r w:rsidRPr="006B5432">
        <w:rPr>
          <w:sz w:val="26"/>
          <w:szCs w:val="26"/>
        </w:rPr>
        <w:t xml:space="preserve"> đơn hàng(order</w:t>
      </w:r>
      <w:r w:rsidR="00AD583B" w:rsidRPr="006B5432">
        <w:rPr>
          <w:sz w:val="26"/>
          <w:szCs w:val="26"/>
        </w:rPr>
        <w:t>Link</w:t>
      </w:r>
      <w:r w:rsidRPr="006B5432">
        <w:rPr>
          <w:sz w:val="26"/>
          <w:szCs w:val="26"/>
        </w:rPr>
        <w:t xml:space="preserve">), </w:t>
      </w:r>
      <w:r w:rsidR="00AD583B" w:rsidRPr="006B5432">
        <w:rPr>
          <w:sz w:val="26"/>
          <w:szCs w:val="26"/>
        </w:rPr>
        <w:t>mã khách khách hàng(customerID), số điện thoại khách hàng(customerTel),</w:t>
      </w:r>
      <w:r w:rsidR="008E67E4" w:rsidRPr="006B5432">
        <w:rPr>
          <w:sz w:val="26"/>
          <w:szCs w:val="26"/>
        </w:rPr>
        <w:t>trạng thái đơn hàng</w:t>
      </w:r>
      <w:r w:rsidRPr="006B5432">
        <w:rPr>
          <w:sz w:val="26"/>
          <w:szCs w:val="26"/>
        </w:rPr>
        <w:t xml:space="preserve"> hàng</w:t>
      </w:r>
      <w:r w:rsidR="008E67E4" w:rsidRPr="006B5432">
        <w:rPr>
          <w:sz w:val="26"/>
          <w:szCs w:val="26"/>
        </w:rPr>
        <w:t xml:space="preserve"> bằng số</w:t>
      </w:r>
      <w:r w:rsidRPr="006B5432">
        <w:rPr>
          <w:sz w:val="26"/>
          <w:szCs w:val="26"/>
        </w:rPr>
        <w:t>(</w:t>
      </w:r>
      <w:r w:rsidR="008E67E4" w:rsidRPr="006B5432">
        <w:rPr>
          <w:sz w:val="26"/>
          <w:szCs w:val="26"/>
        </w:rPr>
        <w:t>orderStatus</w:t>
      </w:r>
      <w:r w:rsidRPr="006B5432">
        <w:rPr>
          <w:sz w:val="26"/>
          <w:szCs w:val="26"/>
        </w:rPr>
        <w:t xml:space="preserve">), </w:t>
      </w:r>
      <w:r w:rsidR="008E67E4" w:rsidRPr="006B5432">
        <w:rPr>
          <w:sz w:val="26"/>
          <w:szCs w:val="26"/>
        </w:rPr>
        <w:t>trạng thái đơn hàng hàng bằng chữ(orderStatusDes), ngày đơn hàng được nhập vào cơ sở dữ liệu(orderCreate), ngày trạng thái đơn hàng được cập nhật lại(orderUpdate), ngày khách đặt hàng trên sàn TMDT(orderDate), mã thành phố giao hàng(shipToRegionID),tên thành phố</w:t>
      </w:r>
      <w:r w:rsidRPr="006B5432">
        <w:rPr>
          <w:sz w:val="26"/>
          <w:szCs w:val="26"/>
        </w:rPr>
        <w:t xml:space="preserve"> giao hàng(</w:t>
      </w:r>
      <w:r w:rsidR="008E67E4" w:rsidRPr="006B5432">
        <w:rPr>
          <w:sz w:val="26"/>
          <w:szCs w:val="26"/>
        </w:rPr>
        <w:t>shipToRegionName</w:t>
      </w:r>
      <w:r w:rsidRPr="006B5432">
        <w:rPr>
          <w:sz w:val="26"/>
          <w:szCs w:val="26"/>
        </w:rPr>
        <w:t xml:space="preserve">), </w:t>
      </w:r>
      <w:r w:rsidR="008E67E4" w:rsidRPr="006B5432">
        <w:rPr>
          <w:sz w:val="26"/>
          <w:szCs w:val="26"/>
        </w:rPr>
        <w:t xml:space="preserve">địa chỉ giao hàng(orderAddress), tên nhà vận chuyển(carrierName), mã vận chuyển(orderShipID), đường dẫn của mã vận chuyển(orderShipLink), tổng giá gốc đơn hàng(orderCost), tổng giá bán đơn hàng(orderSell), ghi chú(orderNote), </w:t>
      </w:r>
      <w:r w:rsidRPr="006B5432">
        <w:rPr>
          <w:sz w:val="26"/>
          <w:szCs w:val="26"/>
        </w:rPr>
        <w:t xml:space="preserve">kênh đặt đơn hàng (orderChannel), </w:t>
      </w:r>
      <w:r w:rsidR="008E67E4" w:rsidRPr="006B5432">
        <w:rPr>
          <w:sz w:val="26"/>
          <w:szCs w:val="26"/>
        </w:rPr>
        <w:t>mã shop của đơn hàng(orderShopID), tên shop của đơn hàng(orderShopName), người đã tạo đơn này(user)</w:t>
      </w:r>
    </w:p>
    <w:p w14:paraId="7A64C3B8" w14:textId="77777777" w:rsidR="0059161A" w:rsidRPr="006B5432" w:rsidRDefault="0059161A" w:rsidP="0059161A">
      <w:pPr>
        <w:pStyle w:val="Paragraph"/>
        <w:spacing w:line="360" w:lineRule="auto"/>
        <w:ind w:firstLine="0"/>
        <w:jc w:val="left"/>
        <w:rPr>
          <w:sz w:val="26"/>
          <w:szCs w:val="26"/>
        </w:rPr>
      </w:pPr>
      <w:r w:rsidRPr="006B5432">
        <w:rPr>
          <w:sz w:val="26"/>
          <w:szCs w:val="26"/>
        </w:rPr>
        <w:t xml:space="preserve">* </w:t>
      </w:r>
      <w:r w:rsidRPr="006B5432">
        <w:rPr>
          <w:b/>
          <w:sz w:val="26"/>
          <w:szCs w:val="26"/>
        </w:rPr>
        <w:t>Order</w:t>
      </w:r>
      <w:r w:rsidR="008E67E4" w:rsidRPr="006B5432">
        <w:rPr>
          <w:b/>
          <w:sz w:val="26"/>
          <w:szCs w:val="26"/>
        </w:rPr>
        <w:t>_tb_product</w:t>
      </w:r>
      <w:r w:rsidR="008E67E4" w:rsidRPr="006B5432">
        <w:rPr>
          <w:sz w:val="26"/>
          <w:szCs w:val="26"/>
        </w:rPr>
        <w:t xml:space="preserve">: bảng trung gian giữa bảng </w:t>
      </w:r>
      <w:r w:rsidR="008E67E4" w:rsidRPr="006B5432">
        <w:rPr>
          <w:b/>
          <w:bCs/>
          <w:sz w:val="26"/>
          <w:szCs w:val="26"/>
        </w:rPr>
        <w:t>order_tb</w:t>
      </w:r>
      <w:r w:rsidR="008E67E4" w:rsidRPr="006B5432">
        <w:rPr>
          <w:sz w:val="26"/>
          <w:szCs w:val="26"/>
        </w:rPr>
        <w:t xml:space="preserve"> và bảng </w:t>
      </w:r>
      <w:r w:rsidR="008E67E4" w:rsidRPr="006B5432">
        <w:rPr>
          <w:b/>
          <w:bCs/>
          <w:sz w:val="26"/>
          <w:szCs w:val="26"/>
        </w:rPr>
        <w:t>product_varation</w:t>
      </w:r>
      <w:r w:rsidR="008E67E4" w:rsidRPr="006B5432">
        <w:rPr>
          <w:sz w:val="26"/>
          <w:szCs w:val="26"/>
        </w:rPr>
        <w:t xml:space="preserve"> để lưu dữ liệu đơn hàng và sản phẩm của đơn hàng đó</w:t>
      </w:r>
      <w:r w:rsidRPr="006B5432">
        <w:rPr>
          <w:sz w:val="26"/>
          <w:szCs w:val="26"/>
        </w:rPr>
        <w:t xml:space="preserve">(order_detail_ID, orderID, </w:t>
      </w:r>
      <w:r w:rsidR="002B7C85" w:rsidRPr="006B5432">
        <w:rPr>
          <w:sz w:val="26"/>
          <w:szCs w:val="26"/>
        </w:rPr>
        <w:t>orderChannel</w:t>
      </w:r>
      <w:r w:rsidR="00F95081" w:rsidRPr="006B5432">
        <w:rPr>
          <w:sz w:val="26"/>
          <w:szCs w:val="26"/>
        </w:rPr>
        <w:t>, variantSKU, amount, productCost, product_sell</w:t>
      </w:r>
      <w:r w:rsidRPr="006B5432">
        <w:rPr>
          <w:sz w:val="26"/>
          <w:szCs w:val="26"/>
        </w:rPr>
        <w:t>)</w:t>
      </w:r>
    </w:p>
    <w:p w14:paraId="06B5719E" w14:textId="77777777" w:rsidR="0059161A" w:rsidRPr="006B5432" w:rsidRDefault="0059161A" w:rsidP="0059161A">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w:t>
      </w:r>
      <w:r w:rsidR="00F95081" w:rsidRPr="006B5432">
        <w:rPr>
          <w:sz w:val="26"/>
          <w:szCs w:val="26"/>
        </w:rPr>
        <w:t>bảng trung gian chi tiết</w:t>
      </w:r>
      <w:r w:rsidRPr="006B5432">
        <w:rPr>
          <w:sz w:val="26"/>
          <w:szCs w:val="26"/>
        </w:rPr>
        <w:t xml:space="preserve"> đơn hàng có một mã (order_detail_ID) để phân biệt, thuộc một đơn hàng (orderID</w:t>
      </w:r>
      <w:r w:rsidR="00F95081" w:rsidRPr="006B5432">
        <w:rPr>
          <w:sz w:val="26"/>
          <w:szCs w:val="26"/>
        </w:rPr>
        <w:t>) và có các trường là : kênh đặt hàng (orderChannel), mã phân cấp sản phẩm(varationSKU), số lượng mua(amount), giá nhập(productcost), giá bán(product_sell)</w:t>
      </w:r>
    </w:p>
    <w:p w14:paraId="79D472F7" w14:textId="77777777" w:rsidR="000E28D2" w:rsidRPr="006B5432" w:rsidRDefault="000E28D2" w:rsidP="0059161A">
      <w:pPr>
        <w:pStyle w:val="Paragraph"/>
        <w:spacing w:line="360" w:lineRule="auto"/>
        <w:ind w:firstLine="0"/>
        <w:jc w:val="left"/>
        <w:rPr>
          <w:sz w:val="26"/>
          <w:szCs w:val="26"/>
        </w:rPr>
      </w:pPr>
      <w:r w:rsidRPr="006B5432">
        <w:rPr>
          <w:sz w:val="26"/>
          <w:szCs w:val="26"/>
        </w:rPr>
        <w:lastRenderedPageBreak/>
        <w:t>*</w:t>
      </w:r>
      <w:r w:rsidR="004200A4" w:rsidRPr="006B5432">
        <w:rPr>
          <w:b/>
          <w:bCs/>
          <w:sz w:val="26"/>
          <w:szCs w:val="26"/>
        </w:rPr>
        <w:t>Bảng</w:t>
      </w:r>
      <w:r w:rsidRPr="006B5432">
        <w:rPr>
          <w:sz w:val="26"/>
          <w:szCs w:val="26"/>
        </w:rPr>
        <w:t xml:space="preserve"> </w:t>
      </w:r>
      <w:r w:rsidRPr="006B5432">
        <w:rPr>
          <w:b/>
          <w:sz w:val="26"/>
          <w:szCs w:val="26"/>
        </w:rPr>
        <w:t>Product</w:t>
      </w:r>
      <w:r w:rsidR="004200A4" w:rsidRPr="006B5432">
        <w:rPr>
          <w:b/>
          <w:sz w:val="26"/>
          <w:szCs w:val="26"/>
        </w:rPr>
        <w:t xml:space="preserve">: </w:t>
      </w:r>
      <w:r w:rsidR="004200A4" w:rsidRPr="006B5432">
        <w:rPr>
          <w:bCs/>
          <w:sz w:val="26"/>
          <w:szCs w:val="26"/>
        </w:rPr>
        <w:t>bảng chứa thông tin sản phẩm</w:t>
      </w:r>
      <w:r w:rsidRPr="006B5432">
        <w:rPr>
          <w:sz w:val="26"/>
          <w:szCs w:val="26"/>
        </w:rPr>
        <w:t xml:space="preserve"> (productID</w:t>
      </w:r>
      <w:r w:rsidR="004200A4" w:rsidRPr="006B5432">
        <w:rPr>
          <w:sz w:val="26"/>
          <w:szCs w:val="26"/>
        </w:rPr>
        <w:t xml:space="preserve">, productLink, productPrice, productStatusName, promotionPrice, stockQuantity, weight, urlPath, </w:t>
      </w:r>
      <w:r w:rsidRPr="006B5432">
        <w:rPr>
          <w:sz w:val="26"/>
          <w:szCs w:val="26"/>
        </w:rPr>
        <w:t>productName, product_typeID, productStatus, productIMG, productCost, productSell, productNote, Created, Updated)</w:t>
      </w:r>
    </w:p>
    <w:p w14:paraId="664B7340" w14:textId="77777777" w:rsidR="004200A4" w:rsidRPr="006B5432" w:rsidRDefault="000E28D2" w:rsidP="004200A4">
      <w:pPr>
        <w:pStyle w:val="Paragraph"/>
        <w:spacing w:line="360" w:lineRule="auto"/>
        <w:ind w:firstLine="709"/>
        <w:jc w:val="left"/>
        <w:rPr>
          <w:sz w:val="26"/>
          <w:szCs w:val="26"/>
        </w:rPr>
      </w:pPr>
      <w:r w:rsidRPr="006B5432">
        <w:rPr>
          <w:b/>
          <w:sz w:val="26"/>
          <w:szCs w:val="26"/>
        </w:rPr>
        <w:t xml:space="preserve">Mô tả: </w:t>
      </w:r>
      <w:r w:rsidRPr="006B5432">
        <w:rPr>
          <w:sz w:val="26"/>
          <w:szCs w:val="26"/>
        </w:rPr>
        <w:t>Mỗi sản phẩm có môt mã sản phẩm (productID) duy nhất để phân biệt với các sản phẩm</w:t>
      </w:r>
      <w:r w:rsidR="004200A4" w:rsidRPr="006B5432">
        <w:rPr>
          <w:sz w:val="26"/>
          <w:szCs w:val="26"/>
        </w:rPr>
        <w:t>.</w:t>
      </w:r>
      <w:r w:rsidRPr="006B5432">
        <w:rPr>
          <w:sz w:val="26"/>
          <w:szCs w:val="26"/>
        </w:rPr>
        <w:t xml:space="preserve"> Mỗi sản phẩm còn được xác định bởi </w:t>
      </w:r>
      <w:r w:rsidR="004200A4" w:rsidRPr="006B5432">
        <w:rPr>
          <w:sz w:val="26"/>
          <w:szCs w:val="26"/>
        </w:rPr>
        <w:t>đường dẫn tới trang sản phẩm(productLink), giá gốc sản phẩm(productPrice), trạng thái sản phẩm bằng chữ(productStatusName), giá sản phẩm khi khuyến mãi(promotionPrice), tồn kho(stockQuantity), cân nặng(weight), đường dẫn tới trang mua sản phẩm(urlPath), tên sản phẩm(productName),trạng thái sản phẩm bằng số( productStatus), hình ảnh sản phẩm(productIMG),giá nhập sản phẩm( productCost), giá bán sản phẩm(productSell), ghi chú(productNote), ngày tạo(Created), ngày sửa(Updated).</w:t>
      </w:r>
    </w:p>
    <w:p w14:paraId="77915276" w14:textId="77777777" w:rsidR="0059161A" w:rsidRPr="006B5432" w:rsidRDefault="0059161A" w:rsidP="004200A4">
      <w:pPr>
        <w:pStyle w:val="Paragraph"/>
        <w:spacing w:line="360" w:lineRule="auto"/>
        <w:ind w:firstLine="0"/>
        <w:jc w:val="left"/>
        <w:rPr>
          <w:sz w:val="26"/>
          <w:szCs w:val="26"/>
        </w:rPr>
      </w:pPr>
      <w:r w:rsidRPr="006B5432">
        <w:rPr>
          <w:sz w:val="26"/>
          <w:szCs w:val="26"/>
        </w:rPr>
        <w:t>*</w:t>
      </w:r>
      <w:r w:rsidR="004200A4" w:rsidRPr="006B5432">
        <w:rPr>
          <w:b/>
          <w:bCs/>
          <w:sz w:val="26"/>
          <w:szCs w:val="26"/>
        </w:rPr>
        <w:t xml:space="preserve">Bảng </w:t>
      </w:r>
      <w:r w:rsidRPr="006B5432">
        <w:rPr>
          <w:b/>
          <w:bCs/>
          <w:sz w:val="26"/>
          <w:szCs w:val="26"/>
        </w:rPr>
        <w:t>Product</w:t>
      </w:r>
      <w:r w:rsidRPr="006B5432">
        <w:rPr>
          <w:b/>
          <w:sz w:val="26"/>
          <w:szCs w:val="26"/>
        </w:rPr>
        <w:t>_variation</w:t>
      </w:r>
      <w:r w:rsidRPr="006B5432">
        <w:rPr>
          <w:sz w:val="26"/>
          <w:szCs w:val="26"/>
        </w:rPr>
        <w:t xml:space="preserve"> </w:t>
      </w:r>
      <w:r w:rsidR="004200A4" w:rsidRPr="006B5432">
        <w:rPr>
          <w:sz w:val="26"/>
          <w:szCs w:val="26"/>
        </w:rPr>
        <w:t>: chứa thông tin phân cấp sản phẩm(productVariationID,  productID, productLink, productPrice, productStatusName, promotionPrice, stockQuantity, weight, urlPath, productName, product_typeID, productStatus, productIMG, productCost, productSell, productNote, Created, Updated</w:t>
      </w:r>
      <w:r w:rsidRPr="006B5432">
        <w:rPr>
          <w:sz w:val="26"/>
          <w:szCs w:val="26"/>
        </w:rPr>
        <w:t>)</w:t>
      </w:r>
    </w:p>
    <w:p w14:paraId="1D156E82" w14:textId="77777777" w:rsidR="004200A4" w:rsidRPr="006B5432" w:rsidRDefault="0059161A" w:rsidP="004200A4">
      <w:pPr>
        <w:pStyle w:val="Paragraph"/>
        <w:spacing w:line="360" w:lineRule="auto"/>
        <w:ind w:firstLine="709"/>
        <w:jc w:val="left"/>
        <w:rPr>
          <w:sz w:val="26"/>
          <w:szCs w:val="26"/>
        </w:rPr>
      </w:pPr>
      <w:r w:rsidRPr="006B5432">
        <w:rPr>
          <w:b/>
          <w:sz w:val="26"/>
          <w:szCs w:val="26"/>
        </w:rPr>
        <w:t xml:space="preserve">Mô tả: </w:t>
      </w:r>
      <w:r w:rsidRPr="006B5432">
        <w:rPr>
          <w:sz w:val="26"/>
          <w:szCs w:val="26"/>
        </w:rPr>
        <w:t xml:space="preserve">Mỗi </w:t>
      </w:r>
      <w:r w:rsidR="004200A4" w:rsidRPr="006B5432">
        <w:rPr>
          <w:sz w:val="26"/>
          <w:szCs w:val="26"/>
        </w:rPr>
        <w:t xml:space="preserve">phân cấp </w:t>
      </w:r>
      <w:r w:rsidRPr="006B5432">
        <w:rPr>
          <w:sz w:val="26"/>
          <w:szCs w:val="26"/>
        </w:rPr>
        <w:t xml:space="preserve">sản phẩm có môt mã </w:t>
      </w:r>
      <w:r w:rsidR="004200A4" w:rsidRPr="006B5432">
        <w:rPr>
          <w:sz w:val="26"/>
          <w:szCs w:val="26"/>
        </w:rPr>
        <w:t xml:space="preserve">phân cấp </w:t>
      </w:r>
      <w:r w:rsidRPr="006B5432">
        <w:rPr>
          <w:sz w:val="26"/>
          <w:szCs w:val="26"/>
        </w:rPr>
        <w:t>sản phẩm (</w:t>
      </w:r>
      <w:r w:rsidR="004200A4" w:rsidRPr="006B5432">
        <w:rPr>
          <w:sz w:val="26"/>
          <w:szCs w:val="26"/>
        </w:rPr>
        <w:t>productVariationID</w:t>
      </w:r>
      <w:r w:rsidRPr="006B5432">
        <w:rPr>
          <w:sz w:val="26"/>
          <w:szCs w:val="26"/>
        </w:rPr>
        <w:t>) duy nhất để phân biệt với các sản phẩm khác thuộc một sản phẩm (</w:t>
      </w:r>
      <w:r w:rsidR="004200A4" w:rsidRPr="006B5432">
        <w:rPr>
          <w:sz w:val="26"/>
          <w:szCs w:val="26"/>
        </w:rPr>
        <w:t>productID</w:t>
      </w:r>
      <w:r w:rsidRPr="006B5432">
        <w:rPr>
          <w:sz w:val="26"/>
          <w:szCs w:val="26"/>
        </w:rPr>
        <w:t>)</w:t>
      </w:r>
      <w:r w:rsidR="004200A4" w:rsidRPr="006B5432">
        <w:rPr>
          <w:sz w:val="26"/>
          <w:szCs w:val="26"/>
        </w:rPr>
        <w:t>.</w:t>
      </w:r>
      <w:r w:rsidRPr="006B5432">
        <w:rPr>
          <w:sz w:val="26"/>
          <w:szCs w:val="26"/>
        </w:rPr>
        <w:t xml:space="preserve"> Mỗi </w:t>
      </w:r>
      <w:r w:rsidR="004200A4" w:rsidRPr="006B5432">
        <w:rPr>
          <w:sz w:val="26"/>
          <w:szCs w:val="26"/>
        </w:rPr>
        <w:t xml:space="preserve">phân cấp </w:t>
      </w:r>
      <w:r w:rsidRPr="006B5432">
        <w:rPr>
          <w:sz w:val="26"/>
          <w:szCs w:val="26"/>
        </w:rPr>
        <w:t xml:space="preserve">sản phẩm còn được xác định </w:t>
      </w:r>
      <w:r w:rsidR="004200A4" w:rsidRPr="006B5432">
        <w:rPr>
          <w:sz w:val="26"/>
          <w:szCs w:val="26"/>
        </w:rPr>
        <w:t xml:space="preserve">bởi đường dẫn tới trang phân cấp sản phẩm(productLink), giá gốc phân cấp sản phẩm(productPrice), trạng thái </w:t>
      </w:r>
      <w:r w:rsidR="003D2772" w:rsidRPr="006B5432">
        <w:rPr>
          <w:sz w:val="26"/>
          <w:szCs w:val="26"/>
        </w:rPr>
        <w:t xml:space="preserve">phân cấp </w:t>
      </w:r>
      <w:r w:rsidR="004200A4" w:rsidRPr="006B5432">
        <w:rPr>
          <w:sz w:val="26"/>
          <w:szCs w:val="26"/>
        </w:rPr>
        <w:t xml:space="preserve">sản phẩm bằng chữ(productStatusName), giá </w:t>
      </w:r>
      <w:r w:rsidR="003D2772" w:rsidRPr="006B5432">
        <w:rPr>
          <w:sz w:val="26"/>
          <w:szCs w:val="26"/>
        </w:rPr>
        <w:t xml:space="preserve">phân cấp </w:t>
      </w:r>
      <w:r w:rsidR="004200A4" w:rsidRPr="006B5432">
        <w:rPr>
          <w:sz w:val="26"/>
          <w:szCs w:val="26"/>
        </w:rPr>
        <w:t xml:space="preserve">sản phẩm khi khuyến mãi(promotionPrice), tồn kho(stockQuantity), cân nặng(weight), đường dẫn tới trang mua </w:t>
      </w:r>
      <w:r w:rsidR="003D2772" w:rsidRPr="006B5432">
        <w:rPr>
          <w:sz w:val="26"/>
          <w:szCs w:val="26"/>
        </w:rPr>
        <w:t xml:space="preserve">phân cấp </w:t>
      </w:r>
      <w:r w:rsidR="004200A4" w:rsidRPr="006B5432">
        <w:rPr>
          <w:sz w:val="26"/>
          <w:szCs w:val="26"/>
        </w:rPr>
        <w:t xml:space="preserve">sản phẩm(urlPath), tên </w:t>
      </w:r>
      <w:r w:rsidR="003D2772" w:rsidRPr="006B5432">
        <w:rPr>
          <w:sz w:val="26"/>
          <w:szCs w:val="26"/>
        </w:rPr>
        <w:t xml:space="preserve">phân cấp </w:t>
      </w:r>
      <w:r w:rsidR="004200A4" w:rsidRPr="006B5432">
        <w:rPr>
          <w:sz w:val="26"/>
          <w:szCs w:val="26"/>
        </w:rPr>
        <w:t xml:space="preserve">sản phẩm(productName),trạng thái </w:t>
      </w:r>
      <w:r w:rsidR="003D2772" w:rsidRPr="006B5432">
        <w:rPr>
          <w:sz w:val="26"/>
          <w:szCs w:val="26"/>
        </w:rPr>
        <w:t xml:space="preserve">phân cấp </w:t>
      </w:r>
      <w:r w:rsidR="004200A4" w:rsidRPr="006B5432">
        <w:rPr>
          <w:sz w:val="26"/>
          <w:szCs w:val="26"/>
        </w:rPr>
        <w:t xml:space="preserve">sản phẩm bằng số( productStatus), hình ảnh </w:t>
      </w:r>
      <w:r w:rsidR="003D2772" w:rsidRPr="006B5432">
        <w:rPr>
          <w:sz w:val="26"/>
          <w:szCs w:val="26"/>
        </w:rPr>
        <w:t xml:space="preserve">phân cấp </w:t>
      </w:r>
      <w:r w:rsidR="004200A4" w:rsidRPr="006B5432">
        <w:rPr>
          <w:sz w:val="26"/>
          <w:szCs w:val="26"/>
        </w:rPr>
        <w:t xml:space="preserve">sản phẩm(productIMG),giá nhập </w:t>
      </w:r>
      <w:r w:rsidR="003D2772" w:rsidRPr="006B5432">
        <w:rPr>
          <w:sz w:val="26"/>
          <w:szCs w:val="26"/>
        </w:rPr>
        <w:t xml:space="preserve">phân cấp </w:t>
      </w:r>
      <w:r w:rsidR="004200A4" w:rsidRPr="006B5432">
        <w:rPr>
          <w:sz w:val="26"/>
          <w:szCs w:val="26"/>
        </w:rPr>
        <w:t xml:space="preserve">sản phẩm( productCost), giá bán </w:t>
      </w:r>
      <w:r w:rsidR="003D2772" w:rsidRPr="006B5432">
        <w:rPr>
          <w:sz w:val="26"/>
          <w:szCs w:val="26"/>
        </w:rPr>
        <w:t xml:space="preserve">phân cấp </w:t>
      </w:r>
      <w:r w:rsidR="004200A4" w:rsidRPr="006B5432">
        <w:rPr>
          <w:sz w:val="26"/>
          <w:szCs w:val="26"/>
        </w:rPr>
        <w:t>sản phẩm(productSell), ghi chú(productNote), ngày tạo(Created), ngày sửa(Updated).</w:t>
      </w:r>
    </w:p>
    <w:p w14:paraId="5A3D2B98" w14:textId="77777777" w:rsidR="000E28D2" w:rsidRPr="006B5432" w:rsidRDefault="000E28D2" w:rsidP="003D2772">
      <w:pPr>
        <w:pStyle w:val="Paragraph"/>
        <w:spacing w:line="360" w:lineRule="auto"/>
        <w:ind w:firstLine="0"/>
        <w:jc w:val="left"/>
        <w:rPr>
          <w:sz w:val="26"/>
          <w:szCs w:val="26"/>
        </w:rPr>
      </w:pPr>
      <w:r w:rsidRPr="006B5432">
        <w:rPr>
          <w:sz w:val="26"/>
          <w:szCs w:val="26"/>
        </w:rPr>
        <w:t>*</w:t>
      </w:r>
      <w:r w:rsidR="003D2772" w:rsidRPr="006B5432">
        <w:rPr>
          <w:b/>
          <w:bCs/>
          <w:sz w:val="26"/>
          <w:szCs w:val="26"/>
        </w:rPr>
        <w:t>Bảng</w:t>
      </w:r>
      <w:r w:rsidRPr="006B5432">
        <w:rPr>
          <w:b/>
          <w:bCs/>
          <w:sz w:val="26"/>
          <w:szCs w:val="26"/>
        </w:rPr>
        <w:t xml:space="preserve"> Report</w:t>
      </w:r>
      <w:r w:rsidR="003D2772" w:rsidRPr="006B5432">
        <w:rPr>
          <w:b/>
          <w:bCs/>
          <w:sz w:val="26"/>
          <w:szCs w:val="26"/>
        </w:rPr>
        <w:t>_nam</w:t>
      </w:r>
      <w:r w:rsidR="003D2772" w:rsidRPr="006B5432">
        <w:rPr>
          <w:sz w:val="26"/>
          <w:szCs w:val="26"/>
        </w:rPr>
        <w:t xml:space="preserve">: chứa thông tin báo cáo tính theo từng năm </w:t>
      </w:r>
      <w:r w:rsidRPr="006B5432">
        <w:rPr>
          <w:sz w:val="26"/>
          <w:szCs w:val="26"/>
        </w:rPr>
        <w:t>(report</w:t>
      </w:r>
      <w:r w:rsidR="003D2772" w:rsidRPr="006B5432">
        <w:rPr>
          <w:sz w:val="26"/>
          <w:szCs w:val="26"/>
        </w:rPr>
        <w:t>_nam_id</w:t>
      </w:r>
      <w:r w:rsidRPr="006B5432">
        <w:rPr>
          <w:sz w:val="26"/>
          <w:szCs w:val="26"/>
        </w:rPr>
        <w:t>,, doanhthu, loinhuan, tongvon, tongsodonhang, tongsobombhang, tongsokhieumai)</w:t>
      </w:r>
    </w:p>
    <w:p w14:paraId="77BE5329" w14:textId="77777777" w:rsidR="000E28D2" w:rsidRPr="006B5432" w:rsidRDefault="000E28D2" w:rsidP="000E28D2">
      <w:pPr>
        <w:pStyle w:val="Paragraph"/>
        <w:spacing w:line="360" w:lineRule="auto"/>
        <w:ind w:firstLine="720"/>
        <w:jc w:val="left"/>
        <w:rPr>
          <w:sz w:val="26"/>
          <w:szCs w:val="26"/>
        </w:rPr>
      </w:pPr>
      <w:r w:rsidRPr="006B5432">
        <w:rPr>
          <w:b/>
          <w:sz w:val="26"/>
          <w:szCs w:val="26"/>
        </w:rPr>
        <w:lastRenderedPageBreak/>
        <w:t xml:space="preserve">Mô tả: </w:t>
      </w:r>
      <w:r w:rsidRPr="006B5432">
        <w:rPr>
          <w:sz w:val="26"/>
          <w:szCs w:val="26"/>
        </w:rPr>
        <w:t xml:space="preserve">Mỗi một </w:t>
      </w:r>
      <w:r w:rsidR="003D2772" w:rsidRPr="006B5432">
        <w:rPr>
          <w:sz w:val="26"/>
          <w:szCs w:val="26"/>
        </w:rPr>
        <w:t>báo cáo tính theo từng năm</w:t>
      </w:r>
      <w:r w:rsidRPr="006B5432">
        <w:rPr>
          <w:sz w:val="26"/>
          <w:szCs w:val="26"/>
        </w:rPr>
        <w:t xml:space="preserve"> có một mã (</w:t>
      </w:r>
      <w:r w:rsidR="003D2772" w:rsidRPr="006B5432">
        <w:rPr>
          <w:sz w:val="26"/>
          <w:szCs w:val="26"/>
        </w:rPr>
        <w:t>report_nam_id</w:t>
      </w:r>
      <w:r w:rsidRPr="006B5432">
        <w:rPr>
          <w:sz w:val="26"/>
          <w:szCs w:val="26"/>
        </w:rPr>
        <w:t xml:space="preserve">)  </w:t>
      </w:r>
      <w:r w:rsidR="003D2772" w:rsidRPr="006B5432">
        <w:rPr>
          <w:sz w:val="26"/>
          <w:szCs w:val="26"/>
        </w:rPr>
        <w:t xml:space="preserve">để phân biệt với các năm khác </w:t>
      </w:r>
      <w:r w:rsidRPr="006B5432">
        <w:rPr>
          <w:sz w:val="26"/>
          <w:szCs w:val="26"/>
        </w:rPr>
        <w:t>được xác định bởi doanh thu, lợi nhuận, tổng vốn bỏ ra, tổng số đơn hàng, tổng sô bomb hàng, tổng số khiếu nại</w:t>
      </w:r>
    </w:p>
    <w:p w14:paraId="5B895024" w14:textId="77777777" w:rsidR="003D2772" w:rsidRPr="006B5432" w:rsidRDefault="003D2772" w:rsidP="003D2772">
      <w:pPr>
        <w:pStyle w:val="Paragraph"/>
        <w:spacing w:line="360" w:lineRule="auto"/>
        <w:ind w:firstLine="0"/>
        <w:jc w:val="left"/>
        <w:rPr>
          <w:sz w:val="26"/>
          <w:szCs w:val="26"/>
        </w:rPr>
      </w:pPr>
      <w:r w:rsidRPr="006B5432">
        <w:rPr>
          <w:sz w:val="26"/>
          <w:szCs w:val="26"/>
        </w:rPr>
        <w:t>*</w:t>
      </w:r>
      <w:r w:rsidRPr="006B5432">
        <w:rPr>
          <w:b/>
          <w:bCs/>
          <w:sz w:val="26"/>
          <w:szCs w:val="26"/>
        </w:rPr>
        <w:t>Bảng Report_thang</w:t>
      </w:r>
      <w:r w:rsidRPr="006B5432">
        <w:rPr>
          <w:sz w:val="26"/>
          <w:szCs w:val="26"/>
        </w:rPr>
        <w:t>: chứa thông tin báo cáo tính theo từng tháng (stt,report_nam_id, report_thang_id, doanhthu, loinhuan, tongvon, tienhangdaban, tongsodonhang, tongsobombhang, tongsodonchuahoanthanh, chiphi, tongsokhieumai)</w:t>
      </w:r>
    </w:p>
    <w:p w14:paraId="3DD465D8" w14:textId="77777777" w:rsidR="003D2772" w:rsidRPr="006B5432" w:rsidRDefault="003D2772" w:rsidP="000F5E9F">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một báo cáo tính theo từng tháng có một mã (report_thang_id)  để phân biệt với các tháng khác trong cùng một năm(report_nam_id) và còn được xác định bởi doanh thu, lợi nhuận, tổng vốn bỏ ra, tổng số tiền hàng đã bán, tổng số đơn hàng, tổng sô bomb hàng, tổng số đơn chưa hoàn thành, tổng chi phí, tổng số đơn khiếu nại</w:t>
      </w:r>
    </w:p>
    <w:p w14:paraId="1853F779" w14:textId="77777777" w:rsidR="003D2772" w:rsidRPr="006B5432" w:rsidRDefault="003D2772" w:rsidP="003D2772">
      <w:pPr>
        <w:pStyle w:val="Paragraph"/>
        <w:spacing w:line="360" w:lineRule="auto"/>
        <w:ind w:firstLine="0"/>
        <w:jc w:val="left"/>
        <w:rPr>
          <w:sz w:val="26"/>
          <w:szCs w:val="26"/>
        </w:rPr>
      </w:pPr>
      <w:r w:rsidRPr="006B5432">
        <w:rPr>
          <w:sz w:val="26"/>
          <w:szCs w:val="26"/>
        </w:rPr>
        <w:t>*</w:t>
      </w:r>
      <w:r w:rsidRPr="006B5432">
        <w:rPr>
          <w:b/>
          <w:bCs/>
          <w:sz w:val="26"/>
          <w:szCs w:val="26"/>
        </w:rPr>
        <w:t>Bảng Report_ngay</w:t>
      </w:r>
      <w:r w:rsidRPr="006B5432">
        <w:rPr>
          <w:sz w:val="26"/>
          <w:szCs w:val="26"/>
        </w:rPr>
        <w:t>: chứa thông tin báo cáo tính theo từng ngày (stt,date, report_nam_id, report_thang_id, doanhthu, loinhuan, tongvon, tienhangdaban, tongsodonhang, tongsobombhang, tongsodonchuahoanthanh, chiphi, tongsokhieumai)</w:t>
      </w:r>
    </w:p>
    <w:p w14:paraId="684994ED" w14:textId="77777777" w:rsidR="003D2772" w:rsidRPr="006B5432" w:rsidRDefault="003D2772" w:rsidP="003D2772">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một báo cáo tính theo từng ngày có một mã (report_ngay_id)  để phân biệt với các ngày khác trong cùng một năm(report_thang_id) và còn được xác định bởi doanh thu, lợi nhuận, tổng vốn bỏ ra, tổng số tiền hàng đã bán, tổng số đơn hàng, tổng sô bomb hàng, tổng số đơn chưa hoàn thành, tổng chi phí, tổng số đơn khiếu nại</w:t>
      </w:r>
    </w:p>
    <w:p w14:paraId="69E33C3C" w14:textId="77777777" w:rsidR="0059161A" w:rsidRPr="006B5432" w:rsidRDefault="0059161A" w:rsidP="0059161A">
      <w:pPr>
        <w:pStyle w:val="Paragraph"/>
        <w:spacing w:line="360" w:lineRule="auto"/>
        <w:ind w:firstLine="0"/>
        <w:jc w:val="left"/>
        <w:rPr>
          <w:sz w:val="26"/>
          <w:szCs w:val="26"/>
        </w:rPr>
      </w:pPr>
      <w:r w:rsidRPr="006B5432">
        <w:rPr>
          <w:sz w:val="26"/>
          <w:szCs w:val="26"/>
        </w:rPr>
        <w:t>*</w:t>
      </w:r>
      <w:r w:rsidR="00F95081" w:rsidRPr="006B5432">
        <w:rPr>
          <w:b/>
          <w:bCs/>
          <w:sz w:val="26"/>
          <w:szCs w:val="26"/>
        </w:rPr>
        <w:t>Bảng</w:t>
      </w:r>
      <w:r w:rsidRPr="006B5432">
        <w:rPr>
          <w:sz w:val="26"/>
          <w:szCs w:val="26"/>
        </w:rPr>
        <w:t xml:space="preserve"> </w:t>
      </w:r>
      <w:r w:rsidRPr="006B5432">
        <w:rPr>
          <w:b/>
          <w:sz w:val="26"/>
          <w:szCs w:val="26"/>
        </w:rPr>
        <w:t>Shop</w:t>
      </w:r>
      <w:r w:rsidRPr="006B5432">
        <w:rPr>
          <w:sz w:val="26"/>
          <w:szCs w:val="26"/>
        </w:rPr>
        <w:t xml:space="preserve"> </w:t>
      </w:r>
      <w:r w:rsidR="00F95081" w:rsidRPr="006B5432">
        <w:rPr>
          <w:sz w:val="26"/>
          <w:szCs w:val="26"/>
        </w:rPr>
        <w:t>: chứa các thông tin cấu hình của gian hàng</w:t>
      </w:r>
      <w:r w:rsidRPr="006B5432">
        <w:rPr>
          <w:sz w:val="26"/>
          <w:szCs w:val="26"/>
        </w:rPr>
        <w:t>(</w:t>
      </w:r>
      <w:r w:rsidR="00F95081" w:rsidRPr="006B5432">
        <w:rPr>
          <w:sz w:val="26"/>
          <w:szCs w:val="26"/>
        </w:rPr>
        <w:t>shopID</w:t>
      </w:r>
      <w:r w:rsidRPr="006B5432">
        <w:rPr>
          <w:sz w:val="26"/>
          <w:szCs w:val="26"/>
        </w:rPr>
        <w:t xml:space="preserve">, </w:t>
      </w:r>
      <w:r w:rsidR="00F95081" w:rsidRPr="006B5432">
        <w:rPr>
          <w:sz w:val="26"/>
          <w:szCs w:val="26"/>
        </w:rPr>
        <w:t>secretID</w:t>
      </w:r>
      <w:r w:rsidRPr="006B5432">
        <w:rPr>
          <w:sz w:val="26"/>
          <w:szCs w:val="26"/>
        </w:rPr>
        <w:t xml:space="preserve">, </w:t>
      </w:r>
      <w:r w:rsidR="00F95081" w:rsidRPr="006B5432">
        <w:rPr>
          <w:sz w:val="26"/>
          <w:szCs w:val="26"/>
        </w:rPr>
        <w:t>partnerID</w:t>
      </w:r>
      <w:r w:rsidRPr="006B5432">
        <w:rPr>
          <w:sz w:val="26"/>
          <w:szCs w:val="26"/>
        </w:rPr>
        <w:t xml:space="preserve">, </w:t>
      </w:r>
      <w:r w:rsidR="00F95081" w:rsidRPr="006B5432">
        <w:rPr>
          <w:sz w:val="26"/>
          <w:szCs w:val="26"/>
        </w:rPr>
        <w:t>shopName, shopChannel)</w:t>
      </w:r>
    </w:p>
    <w:p w14:paraId="5DD391EF" w14:textId="6727C9DA" w:rsidR="0059161A" w:rsidRPr="006B5432" w:rsidRDefault="0059161A" w:rsidP="0027131C">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một </w:t>
      </w:r>
      <w:r w:rsidR="00F95081" w:rsidRPr="006B5432">
        <w:rPr>
          <w:sz w:val="26"/>
          <w:szCs w:val="26"/>
        </w:rPr>
        <w:t>gian hàng</w:t>
      </w:r>
      <w:r w:rsidRPr="006B5432">
        <w:rPr>
          <w:sz w:val="26"/>
          <w:szCs w:val="26"/>
        </w:rPr>
        <w:t xml:space="preserve"> có một mã </w:t>
      </w:r>
      <w:r w:rsidR="00F95081" w:rsidRPr="006B5432">
        <w:rPr>
          <w:sz w:val="26"/>
          <w:szCs w:val="26"/>
        </w:rPr>
        <w:t>gian hàng(shopID), một mã bảo mật gian hàng(secretID), một mã đối tác(partnerID) để phân biệt với các gian hàng khác. Ngoài ra còn có tên gian hàng(shopName), kênh của gian hàng(shopChannel)</w:t>
      </w:r>
    </w:p>
    <w:p w14:paraId="18925C76" w14:textId="7075FC8E" w:rsidR="000E28D2" w:rsidRPr="0027131C" w:rsidRDefault="002B7467" w:rsidP="002B7467">
      <w:pPr>
        <w:pStyle w:val="Paragraph"/>
        <w:spacing w:line="360" w:lineRule="auto"/>
        <w:ind w:firstLine="0"/>
        <w:outlineLvl w:val="2"/>
        <w:rPr>
          <w:b/>
          <w:bCs/>
          <w:i/>
          <w:iCs/>
          <w:sz w:val="26"/>
          <w:szCs w:val="26"/>
        </w:rPr>
      </w:pPr>
      <w:bookmarkStart w:id="70" w:name="_Toc27552929"/>
      <w:r w:rsidRPr="0027131C">
        <w:rPr>
          <w:b/>
          <w:bCs/>
          <w:i/>
          <w:iCs/>
          <w:sz w:val="26"/>
          <w:szCs w:val="26"/>
        </w:rPr>
        <w:t>2.4.3</w:t>
      </w:r>
      <w:r w:rsidR="00427F8C">
        <w:rPr>
          <w:b/>
          <w:bCs/>
          <w:i/>
          <w:iCs/>
          <w:sz w:val="26"/>
          <w:szCs w:val="26"/>
        </w:rPr>
        <w:t>.</w:t>
      </w:r>
      <w:r w:rsidR="000E28D2" w:rsidRPr="0027131C">
        <w:rPr>
          <w:b/>
          <w:bCs/>
          <w:i/>
          <w:iCs/>
          <w:sz w:val="26"/>
          <w:szCs w:val="26"/>
        </w:rPr>
        <w:t xml:space="preserve"> Mô tả các mối </w:t>
      </w:r>
      <w:r w:rsidRPr="0027131C">
        <w:rPr>
          <w:b/>
          <w:bCs/>
          <w:i/>
          <w:iCs/>
          <w:sz w:val="26"/>
          <w:szCs w:val="26"/>
        </w:rPr>
        <w:t>quan hệ</w:t>
      </w:r>
      <w:bookmarkEnd w:id="70"/>
      <w:r w:rsidR="000E28D2" w:rsidRPr="0027131C">
        <w:rPr>
          <w:b/>
          <w:bCs/>
          <w:i/>
          <w:iCs/>
          <w:sz w:val="26"/>
          <w:szCs w:val="26"/>
        </w:rPr>
        <w:t xml:space="preserve"> </w:t>
      </w:r>
    </w:p>
    <w:p w14:paraId="41F1DE27" w14:textId="77777777" w:rsidR="000E28D2" w:rsidRPr="0027131C" w:rsidRDefault="000E28D2" w:rsidP="000E28D2">
      <w:pPr>
        <w:pStyle w:val="Paragraph"/>
        <w:spacing w:line="360" w:lineRule="auto"/>
        <w:ind w:firstLine="0"/>
        <w:jc w:val="left"/>
        <w:rPr>
          <w:sz w:val="26"/>
          <w:szCs w:val="26"/>
        </w:rPr>
      </w:pPr>
      <w:r w:rsidRPr="0027131C">
        <w:rPr>
          <w:sz w:val="26"/>
          <w:szCs w:val="26"/>
        </w:rPr>
        <w:t xml:space="preserve">Thể  hiện sự quan hệ ngữ nghĩa giữa những thực thể ở ít nhất 2 loại thực thể khác nhau.  </w:t>
      </w:r>
    </w:p>
    <w:p w14:paraId="76E45C5A" w14:textId="3DA20971" w:rsidR="000E28D2" w:rsidRPr="0027131C" w:rsidRDefault="00CD1013" w:rsidP="00833579">
      <w:pPr>
        <w:pStyle w:val="Paragraph"/>
        <w:spacing w:line="360" w:lineRule="auto"/>
        <w:ind w:firstLine="0"/>
        <w:rPr>
          <w:sz w:val="26"/>
          <w:szCs w:val="26"/>
        </w:rPr>
      </w:pPr>
      <w:r>
        <w:rPr>
          <w:noProof/>
        </w:rPr>
        <w:lastRenderedPageBreak/>
        <mc:AlternateContent>
          <mc:Choice Requires="wps">
            <w:drawing>
              <wp:anchor distT="0" distB="0" distL="114300" distR="114300" simplePos="0" relativeHeight="251724800" behindDoc="0" locked="0" layoutInCell="1" allowOverlap="1" wp14:anchorId="0C511888" wp14:editId="06CED83D">
                <wp:simplePos x="0" y="0"/>
                <wp:positionH relativeFrom="column">
                  <wp:posOffset>326390</wp:posOffset>
                </wp:positionH>
                <wp:positionV relativeFrom="paragraph">
                  <wp:posOffset>1355090</wp:posOffset>
                </wp:positionV>
                <wp:extent cx="5316220" cy="635"/>
                <wp:effectExtent l="0" t="0" r="0" b="0"/>
                <wp:wrapTopAndBottom/>
                <wp:docPr id="301" name="Text Box 301"/>
                <wp:cNvGraphicFramePr/>
                <a:graphic xmlns:a="http://schemas.openxmlformats.org/drawingml/2006/main">
                  <a:graphicData uri="http://schemas.microsoft.com/office/word/2010/wordprocessingShape">
                    <wps:wsp>
                      <wps:cNvSpPr txBox="1"/>
                      <wps:spPr>
                        <a:xfrm>
                          <a:off x="0" y="0"/>
                          <a:ext cx="5316220" cy="635"/>
                        </a:xfrm>
                        <a:prstGeom prst="rect">
                          <a:avLst/>
                        </a:prstGeom>
                        <a:solidFill>
                          <a:prstClr val="white"/>
                        </a:solidFill>
                        <a:ln>
                          <a:noFill/>
                        </a:ln>
                      </wps:spPr>
                      <wps:txbx>
                        <w:txbxContent>
                          <w:p w14:paraId="282EAAB5" w14:textId="32553D5D" w:rsidR="00F47DC5" w:rsidRPr="000A4EB9" w:rsidRDefault="00F47DC5" w:rsidP="00CD1013">
                            <w:pPr>
                              <w:pStyle w:val="Caption"/>
                              <w:jc w:val="center"/>
                              <w:rPr>
                                <w:noProof/>
                                <w:sz w:val="26"/>
                                <w:szCs w:val="26"/>
                              </w:rPr>
                            </w:pPr>
                            <w:bookmarkStart w:id="71" w:name="_Toc27492836"/>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234450">
                              <w:rPr>
                                <w:noProof/>
                                <w:sz w:val="26"/>
                                <w:szCs w:val="26"/>
                              </w:rPr>
                              <w:t>15</w:t>
                            </w:r>
                            <w:r>
                              <w:rPr>
                                <w:noProof/>
                                <w:sz w:val="26"/>
                                <w:szCs w:val="26"/>
                              </w:rPr>
                              <w:fldChar w:fldCharType="end"/>
                            </w:r>
                            <w:r>
                              <w:rPr>
                                <w:noProof/>
                                <w:sz w:val="26"/>
                                <w:szCs w:val="26"/>
                              </w:rPr>
                              <w:t>. Mối quan hệ giữa sản phẩm và phân cấp sản phẩm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11888" id="Text Box 301" o:spid="_x0000_s1034" type="#_x0000_t202" style="position:absolute;left:0;text-align:left;margin-left:25.7pt;margin-top:106.7pt;width:418.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ILwIAAGg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" stroked="f">
                <v:textbox style="mso-fit-shape-to-text:t" inset="0,0,0,0">
                  <w:txbxContent>
                    <w:p w14:paraId="282EAAB5" w14:textId="32553D5D" w:rsidR="00F47DC5" w:rsidRPr="000A4EB9" w:rsidRDefault="00F47DC5" w:rsidP="00CD1013">
                      <w:pPr>
                        <w:pStyle w:val="Caption"/>
                        <w:jc w:val="center"/>
                        <w:rPr>
                          <w:noProof/>
                          <w:sz w:val="26"/>
                          <w:szCs w:val="26"/>
                        </w:rPr>
                      </w:pPr>
                      <w:bookmarkStart w:id="72" w:name="_Toc27492836"/>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234450">
                        <w:rPr>
                          <w:noProof/>
                          <w:sz w:val="26"/>
                          <w:szCs w:val="26"/>
                        </w:rPr>
                        <w:t>15</w:t>
                      </w:r>
                      <w:r>
                        <w:rPr>
                          <w:noProof/>
                          <w:sz w:val="26"/>
                          <w:szCs w:val="26"/>
                        </w:rPr>
                        <w:fldChar w:fldCharType="end"/>
                      </w:r>
                      <w:r>
                        <w:rPr>
                          <w:noProof/>
                          <w:sz w:val="26"/>
                          <w:szCs w:val="26"/>
                        </w:rPr>
                        <w:t>. Mối quan hệ giữa sản phẩm và phân cấp sản phẩm</w:t>
                      </w:r>
                      <w:bookmarkEnd w:id="72"/>
                    </w:p>
                  </w:txbxContent>
                </v:textbox>
                <w10:wrap type="topAndBottom"/>
              </v:shape>
            </w:pict>
          </mc:Fallback>
        </mc:AlternateContent>
      </w:r>
      <w:r w:rsidR="00DA7CC6" w:rsidRPr="0027131C">
        <w:rPr>
          <w:noProof/>
          <w:sz w:val="26"/>
          <w:szCs w:val="26"/>
        </w:rPr>
        <w:drawing>
          <wp:anchor distT="0" distB="0" distL="114300" distR="114300" simplePos="0" relativeHeight="251676672" behindDoc="0" locked="0" layoutInCell="1" allowOverlap="1" wp14:anchorId="741DACA4" wp14:editId="523F72E6">
            <wp:simplePos x="0" y="0"/>
            <wp:positionH relativeFrom="column">
              <wp:posOffset>326390</wp:posOffset>
            </wp:positionH>
            <wp:positionV relativeFrom="paragraph">
              <wp:posOffset>450215</wp:posOffset>
            </wp:positionV>
            <wp:extent cx="5316220" cy="8477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3">
                      <a:extLst>
                        <a:ext uri="{28A0092B-C50C-407E-A947-70E740481C1C}">
                          <a14:useLocalDpi xmlns:a14="http://schemas.microsoft.com/office/drawing/2010/main" val="0"/>
                        </a:ext>
                      </a:extLst>
                    </a:blip>
                    <a:stretch>
                      <a:fillRect/>
                    </a:stretch>
                  </pic:blipFill>
                  <pic:spPr>
                    <a:xfrm>
                      <a:off x="0" y="0"/>
                      <a:ext cx="5316220" cy="847725"/>
                    </a:xfrm>
                    <a:prstGeom prst="rect">
                      <a:avLst/>
                    </a:prstGeom>
                  </pic:spPr>
                </pic:pic>
              </a:graphicData>
            </a:graphic>
            <wp14:sizeRelH relativeFrom="page">
              <wp14:pctWidth>0</wp14:pctWidth>
            </wp14:sizeRelH>
            <wp14:sizeRelV relativeFrom="page">
              <wp14:pctHeight>0</wp14:pctHeight>
            </wp14:sizeRelV>
          </wp:anchor>
        </w:drawing>
      </w:r>
      <w:r w:rsidR="000E28D2" w:rsidRPr="0027131C">
        <w:rPr>
          <w:noProof/>
          <w:sz w:val="26"/>
          <w:szCs w:val="26"/>
        </w:rPr>
        <mc:AlternateContent>
          <mc:Choice Requires="wps">
            <w:drawing>
              <wp:anchor distT="0" distB="0" distL="114300" distR="114300" simplePos="0" relativeHeight="251677696" behindDoc="0" locked="0" layoutInCell="1" allowOverlap="1" wp14:anchorId="6FE60044" wp14:editId="65A5140E">
                <wp:simplePos x="0" y="0"/>
                <wp:positionH relativeFrom="column">
                  <wp:posOffset>2778125</wp:posOffset>
                </wp:positionH>
                <wp:positionV relativeFrom="paragraph">
                  <wp:posOffset>761365</wp:posOffset>
                </wp:positionV>
                <wp:extent cx="411480" cy="281940"/>
                <wp:effectExtent l="0" t="0" r="2667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81940"/>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01DBD11F" w14:textId="77777777" w:rsidR="00F47DC5" w:rsidRDefault="00F47DC5" w:rsidP="000E28D2">
                            <w:r>
                              <w:t>Có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60044" id="Text Box 2" o:spid="_x0000_s1035" type="#_x0000_t202" style="position:absolute;left:0;text-align:left;margin-left:218.75pt;margin-top:59.95pt;width:32.4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" fillcolor="white [3201]" strokecolor="white [3212]" strokeweight="1pt">
                <v:textbox>
                  <w:txbxContent>
                    <w:p w14:paraId="01DBD11F" w14:textId="77777777" w:rsidR="00F47DC5" w:rsidRDefault="00F47DC5" w:rsidP="000E28D2">
                      <w:r>
                        <w:t>Có</w:t>
                      </w:r>
                    </w:p>
                  </w:txbxContent>
                </v:textbox>
              </v:shape>
            </w:pict>
          </mc:Fallback>
        </mc:AlternateContent>
      </w:r>
      <w:r w:rsidR="000E28D2" w:rsidRPr="0027131C">
        <w:rPr>
          <w:sz w:val="26"/>
          <w:szCs w:val="26"/>
        </w:rPr>
        <w:t xml:space="preserve">*  Mối kết hợp: </w:t>
      </w:r>
      <w:r w:rsidR="005E45BE" w:rsidRPr="0027131C">
        <w:rPr>
          <w:sz w:val="26"/>
          <w:szCs w:val="26"/>
        </w:rPr>
        <w:t>Sản phẩm</w:t>
      </w:r>
      <w:r w:rsidR="000E28D2" w:rsidRPr="0027131C">
        <w:rPr>
          <w:sz w:val="26"/>
          <w:szCs w:val="26"/>
        </w:rPr>
        <w:t xml:space="preserve"> và </w:t>
      </w:r>
      <w:r w:rsidR="005E45BE" w:rsidRPr="0027131C">
        <w:rPr>
          <w:sz w:val="26"/>
          <w:szCs w:val="26"/>
        </w:rPr>
        <w:t>và phân cấp</w:t>
      </w:r>
      <w:r w:rsidR="000E28D2" w:rsidRPr="0027131C">
        <w:rPr>
          <w:sz w:val="26"/>
          <w:szCs w:val="26"/>
        </w:rPr>
        <w:t xml:space="preserve"> sản phẩm</w:t>
      </w:r>
    </w:p>
    <w:p w14:paraId="31B7CEE6" w14:textId="77777777" w:rsidR="000E28D2" w:rsidRPr="0027131C" w:rsidRDefault="000E28D2" w:rsidP="000E28D2">
      <w:pPr>
        <w:pStyle w:val="Paragraph"/>
        <w:spacing w:line="360" w:lineRule="auto"/>
        <w:rPr>
          <w:sz w:val="26"/>
          <w:szCs w:val="26"/>
        </w:rPr>
      </w:pPr>
      <w:r w:rsidRPr="0027131C">
        <w:rPr>
          <w:sz w:val="26"/>
          <w:szCs w:val="26"/>
        </w:rPr>
        <w:t xml:space="preserve">Ý nghĩa: </w:t>
      </w:r>
    </w:p>
    <w:p w14:paraId="73891E1A" w14:textId="77777777" w:rsidR="000E28D2" w:rsidRPr="0027131C" w:rsidRDefault="000E28D2" w:rsidP="000E28D2">
      <w:pPr>
        <w:pStyle w:val="Paragraph"/>
        <w:spacing w:line="360" w:lineRule="auto"/>
        <w:ind w:firstLine="0"/>
        <w:rPr>
          <w:sz w:val="26"/>
          <w:szCs w:val="26"/>
        </w:rPr>
      </w:pPr>
      <w:r w:rsidRPr="0027131C">
        <w:rPr>
          <w:sz w:val="26"/>
          <w:szCs w:val="26"/>
        </w:rPr>
        <w:tab/>
        <w:t xml:space="preserve">+ Một </w:t>
      </w:r>
      <w:r w:rsidR="005E45BE" w:rsidRPr="0027131C">
        <w:rPr>
          <w:sz w:val="26"/>
          <w:szCs w:val="26"/>
        </w:rPr>
        <w:t>sản phẩm</w:t>
      </w:r>
      <w:r w:rsidRPr="0027131C">
        <w:rPr>
          <w:sz w:val="26"/>
          <w:szCs w:val="26"/>
        </w:rPr>
        <w:t xml:space="preserve"> có thể có 1 hay nhiều </w:t>
      </w:r>
      <w:r w:rsidR="005E45BE" w:rsidRPr="0027131C">
        <w:rPr>
          <w:sz w:val="26"/>
          <w:szCs w:val="26"/>
        </w:rPr>
        <w:t>phân cấp</w:t>
      </w:r>
      <w:r w:rsidRPr="0027131C">
        <w:rPr>
          <w:sz w:val="26"/>
          <w:szCs w:val="26"/>
        </w:rPr>
        <w:t xml:space="preserve"> sản phẩm.</w:t>
      </w:r>
    </w:p>
    <w:p w14:paraId="59EFCF3F" w14:textId="7C77AA66" w:rsidR="00833579" w:rsidRPr="0027131C" w:rsidRDefault="000E28D2" w:rsidP="005E45BE">
      <w:pPr>
        <w:pStyle w:val="Paragraph"/>
        <w:spacing w:line="360" w:lineRule="auto"/>
        <w:ind w:firstLine="0"/>
        <w:rPr>
          <w:sz w:val="26"/>
          <w:szCs w:val="26"/>
        </w:rPr>
      </w:pPr>
      <w:r w:rsidRPr="0027131C">
        <w:rPr>
          <w:sz w:val="26"/>
          <w:szCs w:val="26"/>
        </w:rPr>
        <w:tab/>
        <w:t xml:space="preserve">+ Mỗi </w:t>
      </w:r>
      <w:r w:rsidR="005E45BE" w:rsidRPr="0027131C">
        <w:rPr>
          <w:sz w:val="26"/>
          <w:szCs w:val="26"/>
        </w:rPr>
        <w:t xml:space="preserve">phân cấp </w:t>
      </w:r>
      <w:r w:rsidRPr="0027131C">
        <w:rPr>
          <w:sz w:val="26"/>
          <w:szCs w:val="26"/>
        </w:rPr>
        <w:t xml:space="preserve">sản phẩm chỉ thuộc một </w:t>
      </w:r>
      <w:r w:rsidR="005E45BE" w:rsidRPr="0027131C">
        <w:rPr>
          <w:sz w:val="26"/>
          <w:szCs w:val="26"/>
        </w:rPr>
        <w:t>sản phẩm</w:t>
      </w:r>
      <w:r w:rsidRPr="0027131C">
        <w:rPr>
          <w:sz w:val="26"/>
          <w:szCs w:val="26"/>
        </w:rPr>
        <w:t xml:space="preserve"> nhất định.</w:t>
      </w:r>
    </w:p>
    <w:p w14:paraId="5FEE7D0D" w14:textId="77777777" w:rsidR="000E28D2" w:rsidRPr="0027131C" w:rsidRDefault="000E28D2" w:rsidP="00CE573B">
      <w:pPr>
        <w:rPr>
          <w:rFonts w:ascii="Times New Roman" w:hAnsi="Times New Roman"/>
          <w:b/>
          <w:bCs/>
          <w:sz w:val="26"/>
          <w:szCs w:val="26"/>
        </w:rPr>
      </w:pPr>
      <w:r w:rsidRPr="0027131C">
        <w:rPr>
          <w:rFonts w:ascii="Times New Roman" w:hAnsi="Times New Roman"/>
          <w:b/>
          <w:bCs/>
          <w:sz w:val="26"/>
          <w:szCs w:val="26"/>
        </w:rPr>
        <w:t>*  Mối kết hợp: Khách hàng và đơn hàng</w:t>
      </w:r>
    </w:p>
    <w:p w14:paraId="7DAE59EF" w14:textId="77777777" w:rsidR="00CD1013" w:rsidRDefault="000E28D2" w:rsidP="00CD1013">
      <w:pPr>
        <w:pStyle w:val="Paragraph"/>
        <w:keepNext/>
        <w:spacing w:line="360" w:lineRule="auto"/>
      </w:pPr>
      <w:r w:rsidRPr="0027131C">
        <w:rPr>
          <w:noProof/>
          <w:sz w:val="26"/>
          <w:szCs w:val="26"/>
        </w:rPr>
        <mc:AlternateContent>
          <mc:Choice Requires="wps">
            <w:drawing>
              <wp:anchor distT="0" distB="0" distL="114300" distR="114300" simplePos="0" relativeHeight="251679744" behindDoc="0" locked="0" layoutInCell="1" allowOverlap="1" wp14:anchorId="08FF57E6" wp14:editId="46DBBADE">
                <wp:simplePos x="0" y="0"/>
                <wp:positionH relativeFrom="column">
                  <wp:posOffset>2602865</wp:posOffset>
                </wp:positionH>
                <wp:positionV relativeFrom="paragraph">
                  <wp:posOffset>329565</wp:posOffset>
                </wp:positionV>
                <wp:extent cx="411480" cy="281940"/>
                <wp:effectExtent l="0" t="0" r="26670" b="2286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81940"/>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2F0E907E" w14:textId="77777777" w:rsidR="00F47DC5" w:rsidRDefault="00F47DC5" w:rsidP="000E28D2">
                            <w:r>
                              <w:t>Có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F57E6" id="_x0000_s1036" type="#_x0000_t202" style="position:absolute;left:0;text-align:left;margin-left:204.95pt;margin-top:25.95pt;width:32.4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" fillcolor="white [3201]" strokecolor="white [3212]" strokeweight="1pt">
                <v:textbox>
                  <w:txbxContent>
                    <w:p w14:paraId="2F0E907E" w14:textId="77777777" w:rsidR="00F47DC5" w:rsidRDefault="00F47DC5" w:rsidP="000E28D2">
                      <w:r>
                        <w:t>Có</w:t>
                      </w:r>
                    </w:p>
                  </w:txbxContent>
                </v:textbox>
              </v:shape>
            </w:pict>
          </mc:Fallback>
        </mc:AlternateContent>
      </w:r>
      <w:r w:rsidRPr="0027131C">
        <w:rPr>
          <w:noProof/>
          <w:sz w:val="26"/>
          <w:szCs w:val="26"/>
        </w:rPr>
        <w:drawing>
          <wp:inline distT="0" distB="0" distL="0" distR="0" wp14:anchorId="769CA5D8" wp14:editId="72934F72">
            <wp:extent cx="5184422"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hang-donhang.png"/>
                    <pic:cNvPicPr/>
                  </pic:nvPicPr>
                  <pic:blipFill>
                    <a:blip r:embed="rId34">
                      <a:extLst>
                        <a:ext uri="{28A0092B-C50C-407E-A947-70E740481C1C}">
                          <a14:useLocalDpi xmlns:a14="http://schemas.microsoft.com/office/drawing/2010/main" val="0"/>
                        </a:ext>
                      </a:extLst>
                    </a:blip>
                    <a:stretch>
                      <a:fillRect/>
                    </a:stretch>
                  </pic:blipFill>
                  <pic:spPr>
                    <a:xfrm>
                      <a:off x="0" y="0"/>
                      <a:ext cx="5184422" cy="838200"/>
                    </a:xfrm>
                    <a:prstGeom prst="rect">
                      <a:avLst/>
                    </a:prstGeom>
                  </pic:spPr>
                </pic:pic>
              </a:graphicData>
            </a:graphic>
          </wp:inline>
        </w:drawing>
      </w:r>
    </w:p>
    <w:p w14:paraId="5B403B68" w14:textId="4C17B703" w:rsidR="000E28D2" w:rsidRPr="0027131C" w:rsidRDefault="00CD1013" w:rsidP="00CD1013">
      <w:pPr>
        <w:pStyle w:val="Caption"/>
        <w:jc w:val="center"/>
        <w:rPr>
          <w:sz w:val="26"/>
          <w:szCs w:val="26"/>
        </w:rPr>
      </w:pPr>
      <w:bookmarkStart w:id="73" w:name="_Toc27492837"/>
      <w:r>
        <w:rPr>
          <w:sz w:val="26"/>
          <w:szCs w:val="26"/>
        </w:rPr>
        <w:t>Hình 2.</w:t>
      </w:r>
      <w:r w:rsidR="008F2D9E">
        <w:rPr>
          <w:sz w:val="26"/>
          <w:szCs w:val="26"/>
        </w:rPr>
        <w:fldChar w:fldCharType="begin"/>
      </w:r>
      <w:r w:rsidR="008F2D9E">
        <w:rPr>
          <w:sz w:val="26"/>
          <w:szCs w:val="26"/>
        </w:rPr>
        <w:instrText xml:space="preserve"> SEQ Table \* ARABIC </w:instrText>
      </w:r>
      <w:r w:rsidR="008F2D9E">
        <w:rPr>
          <w:sz w:val="26"/>
          <w:szCs w:val="26"/>
        </w:rPr>
        <w:fldChar w:fldCharType="separate"/>
      </w:r>
      <w:r w:rsidR="00234450">
        <w:rPr>
          <w:noProof/>
          <w:sz w:val="26"/>
          <w:szCs w:val="26"/>
        </w:rPr>
        <w:t>16</w:t>
      </w:r>
      <w:r w:rsidR="008F2D9E">
        <w:rPr>
          <w:sz w:val="26"/>
          <w:szCs w:val="26"/>
        </w:rPr>
        <w:fldChar w:fldCharType="end"/>
      </w:r>
      <w:r>
        <w:rPr>
          <w:sz w:val="26"/>
          <w:szCs w:val="26"/>
        </w:rPr>
        <w:t>. Mối quan hệ giữa khách hàng và đơn hàng</w:t>
      </w:r>
      <w:bookmarkEnd w:id="73"/>
    </w:p>
    <w:p w14:paraId="4A33DCE6" w14:textId="77777777" w:rsidR="000E28D2" w:rsidRPr="0027131C" w:rsidRDefault="000E28D2" w:rsidP="000E28D2">
      <w:pPr>
        <w:pStyle w:val="Paragraph"/>
        <w:spacing w:line="360" w:lineRule="auto"/>
        <w:rPr>
          <w:sz w:val="26"/>
          <w:szCs w:val="26"/>
        </w:rPr>
      </w:pPr>
      <w:r w:rsidRPr="0027131C">
        <w:rPr>
          <w:sz w:val="26"/>
          <w:szCs w:val="26"/>
        </w:rPr>
        <w:t xml:space="preserve">Ý nghĩa: </w:t>
      </w:r>
    </w:p>
    <w:p w14:paraId="42AE2E69" w14:textId="77777777" w:rsidR="000E28D2" w:rsidRPr="0027131C" w:rsidRDefault="000E28D2" w:rsidP="000E28D2">
      <w:pPr>
        <w:pStyle w:val="Paragraph"/>
        <w:spacing w:line="360" w:lineRule="auto"/>
        <w:rPr>
          <w:sz w:val="26"/>
          <w:szCs w:val="26"/>
        </w:rPr>
      </w:pPr>
      <w:r w:rsidRPr="0027131C">
        <w:rPr>
          <w:sz w:val="26"/>
          <w:szCs w:val="26"/>
        </w:rPr>
        <w:tab/>
        <w:t>+ Một khách hàng có thể một hay nhiều đơn hàng.</w:t>
      </w:r>
    </w:p>
    <w:p w14:paraId="2F37373B" w14:textId="77777777" w:rsidR="000E28D2" w:rsidRPr="0027131C" w:rsidRDefault="000E28D2" w:rsidP="005E45BE">
      <w:pPr>
        <w:pStyle w:val="Paragraph"/>
        <w:spacing w:line="360" w:lineRule="auto"/>
        <w:rPr>
          <w:sz w:val="26"/>
          <w:szCs w:val="26"/>
        </w:rPr>
      </w:pPr>
      <w:r w:rsidRPr="0027131C">
        <w:rPr>
          <w:sz w:val="26"/>
          <w:szCs w:val="26"/>
        </w:rPr>
        <w:tab/>
        <w:t>+ Một đơn hàng chỉ thuộc một khách hàng.</w:t>
      </w:r>
    </w:p>
    <w:p w14:paraId="744E980A" w14:textId="77777777" w:rsidR="000E28D2" w:rsidRPr="0027131C" w:rsidRDefault="000E28D2" w:rsidP="00CE573B">
      <w:pPr>
        <w:rPr>
          <w:rFonts w:ascii="Times New Roman" w:hAnsi="Times New Roman"/>
          <w:b/>
          <w:bCs/>
          <w:sz w:val="26"/>
          <w:szCs w:val="26"/>
        </w:rPr>
      </w:pPr>
      <w:r w:rsidRPr="0027131C">
        <w:rPr>
          <w:rFonts w:ascii="Times New Roman" w:hAnsi="Times New Roman"/>
          <w:b/>
          <w:bCs/>
          <w:sz w:val="26"/>
          <w:szCs w:val="26"/>
        </w:rPr>
        <w:t xml:space="preserve">*  Mối kết hợp: Đơn hàng và </w:t>
      </w:r>
      <w:r w:rsidR="00DA7CC6" w:rsidRPr="0027131C">
        <w:rPr>
          <w:rFonts w:ascii="Times New Roman" w:hAnsi="Times New Roman"/>
          <w:b/>
          <w:bCs/>
          <w:sz w:val="26"/>
          <w:szCs w:val="26"/>
        </w:rPr>
        <w:t xml:space="preserve">phân cấp </w:t>
      </w:r>
      <w:r w:rsidRPr="0027131C">
        <w:rPr>
          <w:rFonts w:ascii="Times New Roman" w:hAnsi="Times New Roman"/>
          <w:b/>
          <w:bCs/>
          <w:sz w:val="26"/>
          <w:szCs w:val="26"/>
        </w:rPr>
        <w:t>sản phẩm</w:t>
      </w:r>
    </w:p>
    <w:p w14:paraId="062BAE06" w14:textId="77777777" w:rsidR="000E28D2" w:rsidRPr="0027131C" w:rsidRDefault="000E28D2" w:rsidP="000E28D2">
      <w:pPr>
        <w:pStyle w:val="Paragraph"/>
        <w:spacing w:line="360" w:lineRule="auto"/>
        <w:ind w:firstLine="0"/>
        <w:rPr>
          <w:sz w:val="26"/>
          <w:szCs w:val="26"/>
        </w:rPr>
      </w:pPr>
      <w:r w:rsidRPr="0027131C">
        <w:rPr>
          <w:sz w:val="26"/>
          <w:szCs w:val="26"/>
        </w:rPr>
        <w:t xml:space="preserve">   </w:t>
      </w:r>
    </w:p>
    <w:p w14:paraId="65655D6E" w14:textId="77777777" w:rsidR="00CD1013" w:rsidRDefault="000E28D2" w:rsidP="00CD1013">
      <w:pPr>
        <w:pStyle w:val="Paragraph"/>
        <w:keepNext/>
        <w:spacing w:line="360" w:lineRule="auto"/>
        <w:ind w:firstLine="0"/>
      </w:pPr>
      <w:r w:rsidRPr="0027131C">
        <w:rPr>
          <w:sz w:val="26"/>
          <w:szCs w:val="26"/>
        </w:rPr>
        <w:t xml:space="preserve">  </w:t>
      </w:r>
      <w:r w:rsidRPr="0027131C">
        <w:rPr>
          <w:noProof/>
          <w:sz w:val="26"/>
          <w:szCs w:val="26"/>
        </w:rPr>
        <w:drawing>
          <wp:inline distT="0" distB="0" distL="0" distR="0" wp14:anchorId="185BAB8C" wp14:editId="0FD0D954">
            <wp:extent cx="5006715" cy="609599"/>
            <wp:effectExtent l="0" t="0" r="381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sp.png"/>
                    <pic:cNvPicPr/>
                  </pic:nvPicPr>
                  <pic:blipFill>
                    <a:blip r:embed="rId35">
                      <a:extLst>
                        <a:ext uri="{28A0092B-C50C-407E-A947-70E740481C1C}">
                          <a14:useLocalDpi xmlns:a14="http://schemas.microsoft.com/office/drawing/2010/main" val="0"/>
                        </a:ext>
                      </a:extLst>
                    </a:blip>
                    <a:stretch>
                      <a:fillRect/>
                    </a:stretch>
                  </pic:blipFill>
                  <pic:spPr>
                    <a:xfrm>
                      <a:off x="0" y="0"/>
                      <a:ext cx="5006715" cy="609599"/>
                    </a:xfrm>
                    <a:prstGeom prst="rect">
                      <a:avLst/>
                    </a:prstGeom>
                  </pic:spPr>
                </pic:pic>
              </a:graphicData>
            </a:graphic>
          </wp:inline>
        </w:drawing>
      </w:r>
    </w:p>
    <w:p w14:paraId="5D82B238" w14:textId="65C13C85" w:rsidR="000E28D2" w:rsidRPr="0027131C" w:rsidRDefault="00CD1013" w:rsidP="00CD1013">
      <w:pPr>
        <w:pStyle w:val="Caption"/>
        <w:jc w:val="center"/>
        <w:rPr>
          <w:sz w:val="26"/>
          <w:szCs w:val="26"/>
        </w:rPr>
      </w:pPr>
      <w:bookmarkStart w:id="74" w:name="_Toc27492838"/>
      <w:r>
        <w:rPr>
          <w:sz w:val="26"/>
          <w:szCs w:val="26"/>
        </w:rPr>
        <w:t>Hình 2.</w:t>
      </w:r>
      <w:r w:rsidR="008F2D9E">
        <w:rPr>
          <w:sz w:val="26"/>
          <w:szCs w:val="26"/>
        </w:rPr>
        <w:fldChar w:fldCharType="begin"/>
      </w:r>
      <w:r w:rsidR="008F2D9E">
        <w:rPr>
          <w:sz w:val="26"/>
          <w:szCs w:val="26"/>
        </w:rPr>
        <w:instrText xml:space="preserve"> SEQ Table \* ARABIC </w:instrText>
      </w:r>
      <w:r w:rsidR="008F2D9E">
        <w:rPr>
          <w:sz w:val="26"/>
          <w:szCs w:val="26"/>
        </w:rPr>
        <w:fldChar w:fldCharType="separate"/>
      </w:r>
      <w:r w:rsidR="00234450">
        <w:rPr>
          <w:noProof/>
          <w:sz w:val="26"/>
          <w:szCs w:val="26"/>
        </w:rPr>
        <w:t>17</w:t>
      </w:r>
      <w:r w:rsidR="008F2D9E">
        <w:rPr>
          <w:sz w:val="26"/>
          <w:szCs w:val="26"/>
        </w:rPr>
        <w:fldChar w:fldCharType="end"/>
      </w:r>
      <w:r>
        <w:rPr>
          <w:sz w:val="26"/>
          <w:szCs w:val="26"/>
        </w:rPr>
        <w:t>. Mối quan hệ giữa đơn hàng và phân cấp sản phẩm</w:t>
      </w:r>
      <w:bookmarkEnd w:id="74"/>
    </w:p>
    <w:p w14:paraId="79FBF837" w14:textId="77777777" w:rsidR="000E28D2" w:rsidRPr="0027131C" w:rsidRDefault="000E28D2" w:rsidP="00CE573B">
      <w:pPr>
        <w:rPr>
          <w:rFonts w:ascii="Times New Roman" w:hAnsi="Times New Roman"/>
          <w:b/>
          <w:bCs/>
          <w:sz w:val="26"/>
          <w:szCs w:val="26"/>
        </w:rPr>
      </w:pPr>
      <w:r w:rsidRPr="0027131C">
        <w:rPr>
          <w:rFonts w:ascii="Times New Roman" w:hAnsi="Times New Roman"/>
          <w:b/>
          <w:bCs/>
          <w:sz w:val="26"/>
          <w:szCs w:val="26"/>
        </w:rPr>
        <w:t xml:space="preserve">    Ý nghĩa:</w:t>
      </w:r>
    </w:p>
    <w:p w14:paraId="526E4912" w14:textId="77777777" w:rsidR="000E28D2" w:rsidRPr="0027131C" w:rsidRDefault="000E28D2" w:rsidP="000E28D2">
      <w:pPr>
        <w:pStyle w:val="Paragraph"/>
        <w:spacing w:line="360" w:lineRule="auto"/>
        <w:rPr>
          <w:sz w:val="26"/>
          <w:szCs w:val="26"/>
        </w:rPr>
      </w:pPr>
      <w:r w:rsidRPr="0027131C">
        <w:rPr>
          <w:sz w:val="26"/>
          <w:szCs w:val="26"/>
        </w:rPr>
        <w:tab/>
        <w:t xml:space="preserve">+ Một </w:t>
      </w:r>
      <w:r w:rsidR="00DA7CC6" w:rsidRPr="0027131C">
        <w:rPr>
          <w:sz w:val="26"/>
          <w:szCs w:val="26"/>
        </w:rPr>
        <w:t xml:space="preserve">phân cấp </w:t>
      </w:r>
      <w:r w:rsidRPr="0027131C">
        <w:rPr>
          <w:sz w:val="26"/>
          <w:szCs w:val="26"/>
        </w:rPr>
        <w:t xml:space="preserve">sản phẩm có thể có một hoặc nhiều đơn đặt hàng và mỗi đơn đặt hàng cũng có thể có một hoặc nhiều </w:t>
      </w:r>
      <w:r w:rsidR="00DA7CC6" w:rsidRPr="0027131C">
        <w:rPr>
          <w:sz w:val="26"/>
          <w:szCs w:val="26"/>
        </w:rPr>
        <w:t xml:space="preserve">phân cấp </w:t>
      </w:r>
      <w:r w:rsidRPr="0027131C">
        <w:rPr>
          <w:sz w:val="26"/>
          <w:szCs w:val="26"/>
        </w:rPr>
        <w:t>sản phẩm.</w:t>
      </w:r>
    </w:p>
    <w:p w14:paraId="64E72CED" w14:textId="2FACE353" w:rsidR="000F5E9F" w:rsidRPr="0027131C" w:rsidRDefault="00833579" w:rsidP="000E28D2">
      <w:pPr>
        <w:pStyle w:val="Paragraph"/>
        <w:spacing w:line="360" w:lineRule="auto"/>
        <w:ind w:firstLine="0"/>
        <w:rPr>
          <w:sz w:val="26"/>
          <w:szCs w:val="26"/>
        </w:rPr>
      </w:pPr>
      <w:r w:rsidRPr="0027131C">
        <w:rPr>
          <w:sz w:val="26"/>
          <w:szCs w:val="26"/>
        </w:rPr>
        <w:t xml:space="preserve"> </w:t>
      </w:r>
      <w:r w:rsidRPr="0027131C">
        <w:rPr>
          <w:sz w:val="26"/>
          <w:szCs w:val="26"/>
        </w:rPr>
        <w:tab/>
        <w:t>+ Ngoài ra một đơn hàng còn có một mã gian hàng, một user tạo đơn hàng và mỗi user, mỗi mã gian hàng có thể có một hoặc nhiều đơn hàng.</w:t>
      </w:r>
    </w:p>
    <w:p w14:paraId="6296BD78" w14:textId="57974C84" w:rsidR="000F5E9F" w:rsidRPr="00234450" w:rsidRDefault="00234450" w:rsidP="00234450">
      <w:pPr>
        <w:pStyle w:val="Paragraph"/>
        <w:spacing w:line="360" w:lineRule="auto"/>
        <w:ind w:firstLine="0"/>
        <w:outlineLvl w:val="2"/>
        <w:rPr>
          <w:b/>
          <w:bCs/>
          <w:i/>
          <w:iCs/>
          <w:sz w:val="28"/>
          <w:szCs w:val="28"/>
        </w:rPr>
      </w:pPr>
      <w:bookmarkStart w:id="75" w:name="_Toc27552930"/>
      <w:r w:rsidRPr="00234450">
        <w:rPr>
          <w:b/>
          <w:bCs/>
          <w:i/>
          <w:iCs/>
          <w:sz w:val="28"/>
          <w:szCs w:val="28"/>
        </w:rPr>
        <w:t xml:space="preserve">2.4.5. </w:t>
      </w:r>
      <w:r w:rsidR="000E28D2" w:rsidRPr="00234450">
        <w:rPr>
          <w:b/>
          <w:bCs/>
          <w:i/>
          <w:iCs/>
          <w:sz w:val="28"/>
          <w:szCs w:val="28"/>
        </w:rPr>
        <w:t>Mô tả chi tiết các bảng</w:t>
      </w:r>
      <w:bookmarkEnd w:id="75"/>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1996A4DE" w14:textId="77777777" w:rsidTr="00283861">
        <w:tc>
          <w:tcPr>
            <w:tcW w:w="2376" w:type="dxa"/>
          </w:tcPr>
          <w:p w14:paraId="4BEF97FC" w14:textId="77777777" w:rsidR="000F5E9F" w:rsidRPr="00134858" w:rsidRDefault="000F5E9F" w:rsidP="00283861">
            <w:pPr>
              <w:pStyle w:val="Paragraph"/>
              <w:spacing w:line="360" w:lineRule="auto"/>
              <w:ind w:firstLine="0"/>
              <w:rPr>
                <w:sz w:val="28"/>
                <w:szCs w:val="28"/>
              </w:rPr>
            </w:pPr>
            <w:r w:rsidRPr="00134858">
              <w:rPr>
                <w:sz w:val="28"/>
                <w:szCs w:val="28"/>
              </w:rPr>
              <w:lastRenderedPageBreak/>
              <w:t>Trường</w:t>
            </w:r>
          </w:p>
        </w:tc>
        <w:tc>
          <w:tcPr>
            <w:tcW w:w="1414" w:type="dxa"/>
          </w:tcPr>
          <w:p w14:paraId="41A66DE5"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28D2D1BE"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3AC540E9"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3C581126"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1DE3F796" w14:textId="77777777" w:rsidTr="00283861">
        <w:tc>
          <w:tcPr>
            <w:tcW w:w="2376" w:type="dxa"/>
          </w:tcPr>
          <w:p w14:paraId="433F85C1" w14:textId="77777777" w:rsidR="000F5E9F" w:rsidRPr="00134858" w:rsidRDefault="000F5E9F" w:rsidP="00283861">
            <w:pPr>
              <w:pStyle w:val="Paragraph"/>
              <w:spacing w:line="360" w:lineRule="auto"/>
              <w:ind w:firstLine="0"/>
              <w:rPr>
                <w:sz w:val="28"/>
                <w:szCs w:val="28"/>
              </w:rPr>
            </w:pPr>
            <w:r>
              <w:rPr>
                <w:sz w:val="28"/>
                <w:szCs w:val="28"/>
              </w:rPr>
              <w:t>id</w:t>
            </w:r>
          </w:p>
        </w:tc>
        <w:tc>
          <w:tcPr>
            <w:tcW w:w="1414" w:type="dxa"/>
          </w:tcPr>
          <w:p w14:paraId="76FB2449"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1BAC094C" w14:textId="77777777"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31ED56FE" w14:textId="77777777" w:rsidR="000F5E9F" w:rsidRPr="00134858" w:rsidRDefault="000F5E9F" w:rsidP="00283861">
            <w:pPr>
              <w:pStyle w:val="Paragraph"/>
              <w:spacing w:line="360" w:lineRule="auto"/>
              <w:ind w:firstLine="0"/>
              <w:jc w:val="left"/>
              <w:rPr>
                <w:sz w:val="28"/>
                <w:szCs w:val="28"/>
              </w:rPr>
            </w:pPr>
            <w:r w:rsidRPr="00134858">
              <w:rPr>
                <w:sz w:val="28"/>
                <w:szCs w:val="28"/>
              </w:rPr>
              <w:t xml:space="preserve">Mã </w:t>
            </w:r>
            <w:r>
              <w:rPr>
                <w:sz w:val="28"/>
                <w:szCs w:val="28"/>
              </w:rPr>
              <w:t>admin</w:t>
            </w:r>
          </w:p>
        </w:tc>
        <w:tc>
          <w:tcPr>
            <w:tcW w:w="1241" w:type="dxa"/>
          </w:tcPr>
          <w:p w14:paraId="792F1274"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176376EB" w14:textId="77777777" w:rsidTr="00283861">
        <w:tc>
          <w:tcPr>
            <w:tcW w:w="2376" w:type="dxa"/>
          </w:tcPr>
          <w:p w14:paraId="4D9DEA51" w14:textId="77777777" w:rsidR="000F5E9F" w:rsidRPr="00134858" w:rsidRDefault="000F5E9F" w:rsidP="00283861">
            <w:pPr>
              <w:pStyle w:val="Paragraph"/>
              <w:spacing w:line="360" w:lineRule="auto"/>
              <w:ind w:firstLine="0"/>
              <w:rPr>
                <w:sz w:val="28"/>
                <w:szCs w:val="28"/>
              </w:rPr>
            </w:pPr>
            <w:r>
              <w:rPr>
                <w:sz w:val="28"/>
                <w:szCs w:val="28"/>
              </w:rPr>
              <w:t>User_name</w:t>
            </w:r>
          </w:p>
        </w:tc>
        <w:tc>
          <w:tcPr>
            <w:tcW w:w="1414" w:type="dxa"/>
          </w:tcPr>
          <w:p w14:paraId="3E330170"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45CB01A0"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180A2C19" w14:textId="77777777" w:rsidR="000F5E9F" w:rsidRPr="00134858" w:rsidRDefault="000F5E9F" w:rsidP="00283861">
            <w:pPr>
              <w:pStyle w:val="Paragraph"/>
              <w:spacing w:line="360" w:lineRule="auto"/>
              <w:ind w:firstLine="0"/>
              <w:rPr>
                <w:sz w:val="28"/>
                <w:szCs w:val="28"/>
              </w:rPr>
            </w:pPr>
            <w:r>
              <w:rPr>
                <w:sz w:val="28"/>
                <w:szCs w:val="28"/>
              </w:rPr>
              <w:t>Tài khoản admin</w:t>
            </w:r>
          </w:p>
        </w:tc>
        <w:tc>
          <w:tcPr>
            <w:tcW w:w="1241" w:type="dxa"/>
          </w:tcPr>
          <w:p w14:paraId="594A6DCF"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535308CC" w14:textId="77777777" w:rsidTr="00283861">
        <w:tc>
          <w:tcPr>
            <w:tcW w:w="2376" w:type="dxa"/>
          </w:tcPr>
          <w:p w14:paraId="5DD5CB3E" w14:textId="77777777" w:rsidR="000F5E9F" w:rsidRPr="00134858" w:rsidRDefault="000F5E9F" w:rsidP="00283861">
            <w:pPr>
              <w:pStyle w:val="Paragraph"/>
              <w:spacing w:line="360" w:lineRule="auto"/>
              <w:ind w:firstLine="0"/>
              <w:rPr>
                <w:sz w:val="28"/>
                <w:szCs w:val="28"/>
              </w:rPr>
            </w:pPr>
            <w:r>
              <w:rPr>
                <w:sz w:val="28"/>
                <w:szCs w:val="28"/>
              </w:rPr>
              <w:t>User_password</w:t>
            </w:r>
          </w:p>
        </w:tc>
        <w:tc>
          <w:tcPr>
            <w:tcW w:w="1414" w:type="dxa"/>
          </w:tcPr>
          <w:p w14:paraId="6DE2FA5D"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37ABB0C1"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50A8B667" w14:textId="77777777" w:rsidR="000F5E9F" w:rsidRPr="00134858" w:rsidRDefault="000F5E9F" w:rsidP="00283861">
            <w:pPr>
              <w:pStyle w:val="Paragraph"/>
              <w:spacing w:line="360" w:lineRule="auto"/>
              <w:ind w:firstLine="0"/>
              <w:rPr>
                <w:sz w:val="28"/>
                <w:szCs w:val="28"/>
              </w:rPr>
            </w:pPr>
            <w:r>
              <w:rPr>
                <w:sz w:val="28"/>
                <w:szCs w:val="28"/>
              </w:rPr>
              <w:t>Mật khẩu admin</w:t>
            </w:r>
          </w:p>
        </w:tc>
        <w:tc>
          <w:tcPr>
            <w:tcW w:w="1241" w:type="dxa"/>
          </w:tcPr>
          <w:p w14:paraId="736A6289" w14:textId="77777777" w:rsidR="000F5E9F" w:rsidRPr="00134858" w:rsidRDefault="000F5E9F" w:rsidP="00283861">
            <w:pPr>
              <w:pStyle w:val="Paragraph"/>
              <w:spacing w:line="360" w:lineRule="auto"/>
              <w:ind w:firstLine="0"/>
              <w:rPr>
                <w:sz w:val="28"/>
                <w:szCs w:val="28"/>
              </w:rPr>
            </w:pPr>
          </w:p>
        </w:tc>
      </w:tr>
      <w:tr w:rsidR="000F5E9F" w:rsidRPr="00134858" w14:paraId="2A12B8A6" w14:textId="77777777" w:rsidTr="00283861">
        <w:tc>
          <w:tcPr>
            <w:tcW w:w="2376" w:type="dxa"/>
          </w:tcPr>
          <w:p w14:paraId="33854AA9" w14:textId="77777777" w:rsidR="000F5E9F" w:rsidRPr="00134858" w:rsidRDefault="000F5E9F" w:rsidP="00283861">
            <w:pPr>
              <w:pStyle w:val="Paragraph"/>
              <w:spacing w:line="360" w:lineRule="auto"/>
              <w:ind w:firstLine="0"/>
              <w:rPr>
                <w:sz w:val="28"/>
                <w:szCs w:val="28"/>
              </w:rPr>
            </w:pPr>
            <w:r>
              <w:rPr>
                <w:sz w:val="28"/>
                <w:szCs w:val="28"/>
              </w:rPr>
              <w:t>role</w:t>
            </w:r>
          </w:p>
        </w:tc>
        <w:tc>
          <w:tcPr>
            <w:tcW w:w="1414" w:type="dxa"/>
          </w:tcPr>
          <w:p w14:paraId="1B8DF2FD"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2FAF933A" w14:textId="77777777" w:rsidR="000F5E9F" w:rsidRPr="00134858" w:rsidRDefault="000F5E9F" w:rsidP="00283861">
            <w:pPr>
              <w:pStyle w:val="Paragraph"/>
              <w:spacing w:line="360" w:lineRule="auto"/>
              <w:ind w:firstLine="0"/>
              <w:rPr>
                <w:sz w:val="28"/>
                <w:szCs w:val="28"/>
              </w:rPr>
            </w:pPr>
            <w:r w:rsidRPr="00134858">
              <w:rPr>
                <w:sz w:val="28"/>
                <w:szCs w:val="28"/>
              </w:rPr>
              <w:t>11</w:t>
            </w:r>
          </w:p>
        </w:tc>
        <w:tc>
          <w:tcPr>
            <w:tcW w:w="2410" w:type="dxa"/>
          </w:tcPr>
          <w:p w14:paraId="7DAFDE33" w14:textId="77777777" w:rsidR="000F5E9F" w:rsidRPr="00134858" w:rsidRDefault="000F5E9F" w:rsidP="00283861">
            <w:pPr>
              <w:pStyle w:val="Paragraph"/>
              <w:spacing w:line="360" w:lineRule="auto"/>
              <w:ind w:firstLine="0"/>
              <w:jc w:val="left"/>
              <w:rPr>
                <w:sz w:val="28"/>
                <w:szCs w:val="28"/>
              </w:rPr>
            </w:pPr>
            <w:r>
              <w:rPr>
                <w:sz w:val="28"/>
                <w:szCs w:val="28"/>
              </w:rPr>
              <w:t>Vai trò</w:t>
            </w:r>
            <w:r w:rsidRPr="00134858">
              <w:rPr>
                <w:sz w:val="28"/>
                <w:szCs w:val="28"/>
              </w:rPr>
              <w:t xml:space="preserve"> </w:t>
            </w:r>
          </w:p>
        </w:tc>
        <w:tc>
          <w:tcPr>
            <w:tcW w:w="1241" w:type="dxa"/>
          </w:tcPr>
          <w:p w14:paraId="5EEC4B54" w14:textId="77777777" w:rsidR="000F5E9F" w:rsidRPr="00134858" w:rsidRDefault="000F5E9F" w:rsidP="00283861">
            <w:pPr>
              <w:pStyle w:val="Paragraph"/>
              <w:spacing w:line="360" w:lineRule="auto"/>
              <w:ind w:firstLine="0"/>
              <w:rPr>
                <w:sz w:val="28"/>
                <w:szCs w:val="28"/>
              </w:rPr>
            </w:pPr>
          </w:p>
        </w:tc>
      </w:tr>
      <w:tr w:rsidR="000F5E9F" w:rsidRPr="00134858" w14:paraId="32742B49" w14:textId="77777777" w:rsidTr="00283861">
        <w:tc>
          <w:tcPr>
            <w:tcW w:w="2376" w:type="dxa"/>
          </w:tcPr>
          <w:p w14:paraId="2B4277B2" w14:textId="77777777" w:rsidR="000F5E9F" w:rsidRPr="00134858" w:rsidRDefault="000F5E9F" w:rsidP="00283861">
            <w:pPr>
              <w:pStyle w:val="Paragraph"/>
              <w:spacing w:line="360" w:lineRule="auto"/>
              <w:ind w:firstLine="0"/>
              <w:rPr>
                <w:sz w:val="28"/>
                <w:szCs w:val="28"/>
              </w:rPr>
            </w:pPr>
            <w:r>
              <w:rPr>
                <w:sz w:val="28"/>
                <w:szCs w:val="28"/>
              </w:rPr>
              <w:t>name</w:t>
            </w:r>
          </w:p>
        </w:tc>
        <w:tc>
          <w:tcPr>
            <w:tcW w:w="1414" w:type="dxa"/>
          </w:tcPr>
          <w:p w14:paraId="2FF6B4C4"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26819986"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54EB66BF" w14:textId="77777777" w:rsidR="000F5E9F" w:rsidRPr="00134858" w:rsidRDefault="000F5E9F" w:rsidP="00283861">
            <w:pPr>
              <w:pStyle w:val="Paragraph"/>
              <w:spacing w:line="360" w:lineRule="auto"/>
              <w:ind w:firstLine="0"/>
              <w:jc w:val="left"/>
              <w:rPr>
                <w:sz w:val="28"/>
                <w:szCs w:val="28"/>
              </w:rPr>
            </w:pPr>
            <w:r>
              <w:rPr>
                <w:sz w:val="28"/>
                <w:szCs w:val="28"/>
              </w:rPr>
              <w:t>Tên</w:t>
            </w:r>
          </w:p>
        </w:tc>
        <w:tc>
          <w:tcPr>
            <w:tcW w:w="1241" w:type="dxa"/>
          </w:tcPr>
          <w:p w14:paraId="65D188A6" w14:textId="77777777" w:rsidR="000F5E9F" w:rsidRPr="00134858" w:rsidRDefault="000F5E9F" w:rsidP="00283861">
            <w:pPr>
              <w:pStyle w:val="Paragraph"/>
              <w:spacing w:line="360" w:lineRule="auto"/>
              <w:ind w:firstLine="0"/>
              <w:rPr>
                <w:sz w:val="28"/>
                <w:szCs w:val="28"/>
              </w:rPr>
            </w:pPr>
          </w:p>
        </w:tc>
      </w:tr>
      <w:tr w:rsidR="000F5E9F" w:rsidRPr="00134858" w14:paraId="3294B45C" w14:textId="77777777" w:rsidTr="00283861">
        <w:tc>
          <w:tcPr>
            <w:tcW w:w="2376" w:type="dxa"/>
          </w:tcPr>
          <w:p w14:paraId="2DAD6756" w14:textId="77777777" w:rsidR="000F5E9F" w:rsidRPr="00134858" w:rsidRDefault="000F5E9F" w:rsidP="00283861">
            <w:pPr>
              <w:pStyle w:val="Paragraph"/>
              <w:spacing w:line="360" w:lineRule="auto"/>
              <w:ind w:firstLine="0"/>
              <w:rPr>
                <w:sz w:val="28"/>
                <w:szCs w:val="28"/>
              </w:rPr>
            </w:pPr>
            <w:r>
              <w:rPr>
                <w:sz w:val="28"/>
                <w:szCs w:val="28"/>
              </w:rPr>
              <w:t>age</w:t>
            </w:r>
          </w:p>
        </w:tc>
        <w:tc>
          <w:tcPr>
            <w:tcW w:w="1414" w:type="dxa"/>
          </w:tcPr>
          <w:p w14:paraId="70622395"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7FFC070F" w14:textId="77777777" w:rsidR="000F5E9F" w:rsidRPr="00134858" w:rsidRDefault="000F5E9F" w:rsidP="00283861">
            <w:pPr>
              <w:pStyle w:val="Paragraph"/>
              <w:spacing w:line="360" w:lineRule="auto"/>
              <w:ind w:firstLine="0"/>
              <w:rPr>
                <w:sz w:val="28"/>
                <w:szCs w:val="28"/>
              </w:rPr>
            </w:pPr>
            <w:r w:rsidRPr="00134858">
              <w:rPr>
                <w:sz w:val="28"/>
                <w:szCs w:val="28"/>
              </w:rPr>
              <w:t>11</w:t>
            </w:r>
          </w:p>
        </w:tc>
        <w:tc>
          <w:tcPr>
            <w:tcW w:w="2410" w:type="dxa"/>
          </w:tcPr>
          <w:p w14:paraId="02A7B514" w14:textId="77777777" w:rsidR="000F5E9F" w:rsidRPr="00134858" w:rsidRDefault="000F5E9F" w:rsidP="00283861">
            <w:pPr>
              <w:pStyle w:val="Paragraph"/>
              <w:spacing w:line="360" w:lineRule="auto"/>
              <w:ind w:firstLine="0"/>
              <w:rPr>
                <w:sz w:val="28"/>
                <w:szCs w:val="28"/>
              </w:rPr>
            </w:pPr>
            <w:r>
              <w:rPr>
                <w:sz w:val="28"/>
                <w:szCs w:val="28"/>
              </w:rPr>
              <w:t>Tuổi</w:t>
            </w:r>
          </w:p>
        </w:tc>
        <w:tc>
          <w:tcPr>
            <w:tcW w:w="1241" w:type="dxa"/>
          </w:tcPr>
          <w:p w14:paraId="76DA5FA8" w14:textId="77777777" w:rsidR="000F5E9F" w:rsidRPr="00134858" w:rsidRDefault="000F5E9F" w:rsidP="00283861">
            <w:pPr>
              <w:pStyle w:val="Paragraph"/>
              <w:spacing w:line="360" w:lineRule="auto"/>
              <w:ind w:firstLine="0"/>
              <w:rPr>
                <w:sz w:val="28"/>
                <w:szCs w:val="28"/>
              </w:rPr>
            </w:pPr>
          </w:p>
        </w:tc>
      </w:tr>
      <w:tr w:rsidR="000F5E9F" w:rsidRPr="00134858" w14:paraId="57388586" w14:textId="77777777" w:rsidTr="00283861">
        <w:tc>
          <w:tcPr>
            <w:tcW w:w="2376" w:type="dxa"/>
          </w:tcPr>
          <w:p w14:paraId="0DD7EF70" w14:textId="77777777" w:rsidR="000F5E9F" w:rsidRPr="00134858" w:rsidRDefault="000F5E9F" w:rsidP="00283861">
            <w:pPr>
              <w:pStyle w:val="Paragraph"/>
              <w:spacing w:line="360" w:lineRule="auto"/>
              <w:ind w:firstLine="0"/>
              <w:rPr>
                <w:sz w:val="28"/>
                <w:szCs w:val="28"/>
              </w:rPr>
            </w:pPr>
            <w:r>
              <w:rPr>
                <w:sz w:val="28"/>
                <w:szCs w:val="28"/>
              </w:rPr>
              <w:t>address</w:t>
            </w:r>
          </w:p>
        </w:tc>
        <w:tc>
          <w:tcPr>
            <w:tcW w:w="1414" w:type="dxa"/>
          </w:tcPr>
          <w:p w14:paraId="30095023"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70542E3F"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687F176D" w14:textId="13714A59" w:rsidR="000F5E9F" w:rsidRPr="00134858" w:rsidRDefault="000F5E9F" w:rsidP="00283861">
            <w:pPr>
              <w:pStyle w:val="Paragraph"/>
              <w:spacing w:line="360" w:lineRule="auto"/>
              <w:ind w:firstLine="0"/>
              <w:rPr>
                <w:sz w:val="28"/>
                <w:szCs w:val="28"/>
              </w:rPr>
            </w:pPr>
            <w:r>
              <w:rPr>
                <w:sz w:val="28"/>
                <w:szCs w:val="28"/>
              </w:rPr>
              <w:t>Địa Chỉ</w:t>
            </w:r>
          </w:p>
        </w:tc>
        <w:tc>
          <w:tcPr>
            <w:tcW w:w="1241" w:type="dxa"/>
          </w:tcPr>
          <w:p w14:paraId="6EB2AA34" w14:textId="77777777" w:rsidR="000F5E9F" w:rsidRPr="00134858" w:rsidRDefault="000F5E9F" w:rsidP="00283861">
            <w:pPr>
              <w:pStyle w:val="Paragraph"/>
              <w:spacing w:line="360" w:lineRule="auto"/>
              <w:ind w:firstLine="0"/>
              <w:rPr>
                <w:sz w:val="28"/>
                <w:szCs w:val="28"/>
              </w:rPr>
            </w:pPr>
          </w:p>
        </w:tc>
      </w:tr>
      <w:tr w:rsidR="000F5E9F" w:rsidRPr="00134858" w14:paraId="121105E1" w14:textId="77777777" w:rsidTr="00283861">
        <w:tc>
          <w:tcPr>
            <w:tcW w:w="2376" w:type="dxa"/>
          </w:tcPr>
          <w:p w14:paraId="2E67509B" w14:textId="77777777" w:rsidR="000F5E9F" w:rsidRPr="00134858" w:rsidRDefault="000F5E9F" w:rsidP="00283861">
            <w:pPr>
              <w:pStyle w:val="Paragraph"/>
              <w:spacing w:line="360" w:lineRule="auto"/>
              <w:ind w:firstLine="0"/>
              <w:rPr>
                <w:sz w:val="28"/>
                <w:szCs w:val="28"/>
              </w:rPr>
            </w:pPr>
            <w:r>
              <w:rPr>
                <w:sz w:val="28"/>
                <w:szCs w:val="28"/>
              </w:rPr>
              <w:t>tel</w:t>
            </w:r>
          </w:p>
        </w:tc>
        <w:tc>
          <w:tcPr>
            <w:tcW w:w="1414" w:type="dxa"/>
          </w:tcPr>
          <w:p w14:paraId="4C8C0580"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32BBEC5F" w14:textId="77777777" w:rsidR="000F5E9F" w:rsidRPr="00134858" w:rsidRDefault="000F5E9F" w:rsidP="00283861">
            <w:pPr>
              <w:pStyle w:val="Paragraph"/>
              <w:spacing w:line="360" w:lineRule="auto"/>
              <w:ind w:firstLine="0"/>
              <w:rPr>
                <w:sz w:val="28"/>
                <w:szCs w:val="28"/>
              </w:rPr>
            </w:pPr>
            <w:r w:rsidRPr="00134858">
              <w:rPr>
                <w:sz w:val="28"/>
                <w:szCs w:val="28"/>
              </w:rPr>
              <w:t>11</w:t>
            </w:r>
          </w:p>
        </w:tc>
        <w:tc>
          <w:tcPr>
            <w:tcW w:w="2410" w:type="dxa"/>
          </w:tcPr>
          <w:p w14:paraId="6E67CF6D" w14:textId="2C09EF26" w:rsidR="000F5E9F" w:rsidRPr="00134858" w:rsidRDefault="000F5E9F" w:rsidP="00283861">
            <w:pPr>
              <w:pStyle w:val="Paragraph"/>
              <w:spacing w:line="360" w:lineRule="auto"/>
              <w:ind w:firstLine="0"/>
              <w:jc w:val="left"/>
              <w:rPr>
                <w:sz w:val="28"/>
                <w:szCs w:val="28"/>
              </w:rPr>
            </w:pPr>
            <w:r>
              <w:rPr>
                <w:sz w:val="28"/>
                <w:szCs w:val="28"/>
              </w:rPr>
              <w:t>Điện Thoại</w:t>
            </w:r>
          </w:p>
        </w:tc>
        <w:tc>
          <w:tcPr>
            <w:tcW w:w="1241" w:type="dxa"/>
          </w:tcPr>
          <w:p w14:paraId="1F8D7D6A" w14:textId="77777777" w:rsidR="000F5E9F" w:rsidRPr="00134858" w:rsidRDefault="000F5E9F" w:rsidP="00283861">
            <w:pPr>
              <w:pStyle w:val="Paragraph"/>
              <w:spacing w:line="360" w:lineRule="auto"/>
              <w:ind w:firstLine="0"/>
              <w:rPr>
                <w:sz w:val="28"/>
                <w:szCs w:val="28"/>
              </w:rPr>
            </w:pPr>
          </w:p>
        </w:tc>
      </w:tr>
      <w:tr w:rsidR="000F5E9F" w:rsidRPr="00134858" w14:paraId="4309BD11" w14:textId="77777777" w:rsidTr="00283861">
        <w:tc>
          <w:tcPr>
            <w:tcW w:w="2376" w:type="dxa"/>
          </w:tcPr>
          <w:p w14:paraId="321B4F52" w14:textId="77777777" w:rsidR="000F5E9F" w:rsidRPr="00134858" w:rsidRDefault="000F5E9F" w:rsidP="00283861">
            <w:pPr>
              <w:pStyle w:val="Paragraph"/>
              <w:spacing w:line="360" w:lineRule="auto"/>
              <w:ind w:firstLine="0"/>
              <w:rPr>
                <w:sz w:val="28"/>
                <w:szCs w:val="28"/>
              </w:rPr>
            </w:pPr>
            <w:r>
              <w:rPr>
                <w:sz w:val="28"/>
                <w:szCs w:val="28"/>
              </w:rPr>
              <w:t>img</w:t>
            </w:r>
          </w:p>
        </w:tc>
        <w:tc>
          <w:tcPr>
            <w:tcW w:w="1414" w:type="dxa"/>
          </w:tcPr>
          <w:p w14:paraId="5CBEDAAC" w14:textId="77777777" w:rsidR="000F5E9F" w:rsidRPr="00134858" w:rsidRDefault="000F5E9F" w:rsidP="00283861">
            <w:pPr>
              <w:pStyle w:val="Paragraph"/>
              <w:spacing w:line="360" w:lineRule="auto"/>
              <w:ind w:firstLine="0"/>
              <w:rPr>
                <w:sz w:val="28"/>
                <w:szCs w:val="28"/>
              </w:rPr>
            </w:pPr>
            <w:r>
              <w:rPr>
                <w:sz w:val="28"/>
                <w:szCs w:val="28"/>
              </w:rPr>
              <w:t>text</w:t>
            </w:r>
          </w:p>
        </w:tc>
        <w:tc>
          <w:tcPr>
            <w:tcW w:w="1563" w:type="dxa"/>
          </w:tcPr>
          <w:p w14:paraId="20D7E92E" w14:textId="77777777" w:rsidR="000F5E9F" w:rsidRPr="00134858" w:rsidRDefault="000F5E9F" w:rsidP="00283861">
            <w:pPr>
              <w:pStyle w:val="Paragraph"/>
              <w:spacing w:line="360" w:lineRule="auto"/>
              <w:ind w:firstLine="0"/>
              <w:rPr>
                <w:sz w:val="28"/>
                <w:szCs w:val="28"/>
              </w:rPr>
            </w:pPr>
          </w:p>
        </w:tc>
        <w:tc>
          <w:tcPr>
            <w:tcW w:w="2410" w:type="dxa"/>
          </w:tcPr>
          <w:p w14:paraId="16194462" w14:textId="75D540B3" w:rsidR="000F5E9F" w:rsidRPr="00134858" w:rsidRDefault="000F5E9F" w:rsidP="00283861">
            <w:pPr>
              <w:pStyle w:val="Paragraph"/>
              <w:spacing w:line="360" w:lineRule="auto"/>
              <w:ind w:firstLine="0"/>
              <w:jc w:val="left"/>
              <w:rPr>
                <w:sz w:val="28"/>
                <w:szCs w:val="28"/>
              </w:rPr>
            </w:pPr>
            <w:r>
              <w:rPr>
                <w:sz w:val="28"/>
                <w:szCs w:val="28"/>
              </w:rPr>
              <w:t>Hình Ảnh</w:t>
            </w:r>
          </w:p>
        </w:tc>
        <w:tc>
          <w:tcPr>
            <w:tcW w:w="1241" w:type="dxa"/>
          </w:tcPr>
          <w:p w14:paraId="62611FB1" w14:textId="77777777" w:rsidR="000F5E9F" w:rsidRPr="00134858" w:rsidRDefault="000F5E9F" w:rsidP="00283861">
            <w:pPr>
              <w:pStyle w:val="Paragraph"/>
              <w:spacing w:line="360" w:lineRule="auto"/>
              <w:ind w:firstLine="0"/>
              <w:rPr>
                <w:sz w:val="28"/>
                <w:szCs w:val="28"/>
              </w:rPr>
            </w:pPr>
          </w:p>
        </w:tc>
      </w:tr>
      <w:tr w:rsidR="000F5E9F" w:rsidRPr="00134858" w14:paraId="5810EC34" w14:textId="77777777" w:rsidTr="00283861">
        <w:tc>
          <w:tcPr>
            <w:tcW w:w="2376" w:type="dxa"/>
          </w:tcPr>
          <w:p w14:paraId="67A70100" w14:textId="77777777" w:rsidR="000F5E9F" w:rsidRPr="00134858" w:rsidRDefault="000F5E9F" w:rsidP="00283861">
            <w:pPr>
              <w:pStyle w:val="Paragraph"/>
              <w:spacing w:line="360" w:lineRule="auto"/>
              <w:ind w:firstLine="0"/>
              <w:rPr>
                <w:sz w:val="28"/>
                <w:szCs w:val="28"/>
              </w:rPr>
            </w:pPr>
            <w:r w:rsidRPr="00134858">
              <w:rPr>
                <w:sz w:val="28"/>
                <w:szCs w:val="28"/>
              </w:rPr>
              <w:t>Created</w:t>
            </w:r>
          </w:p>
        </w:tc>
        <w:tc>
          <w:tcPr>
            <w:tcW w:w="1414" w:type="dxa"/>
          </w:tcPr>
          <w:p w14:paraId="0CDE5650"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48A1F176" w14:textId="77777777" w:rsidR="000F5E9F" w:rsidRPr="00134858" w:rsidRDefault="000F5E9F" w:rsidP="00283861">
            <w:pPr>
              <w:pStyle w:val="Paragraph"/>
              <w:spacing w:line="360" w:lineRule="auto"/>
              <w:ind w:firstLine="0"/>
              <w:rPr>
                <w:sz w:val="28"/>
                <w:szCs w:val="28"/>
              </w:rPr>
            </w:pPr>
          </w:p>
        </w:tc>
        <w:tc>
          <w:tcPr>
            <w:tcW w:w="2410" w:type="dxa"/>
          </w:tcPr>
          <w:p w14:paraId="07B910C4" w14:textId="77777777" w:rsidR="000F5E9F" w:rsidRPr="00134858" w:rsidRDefault="000F5E9F" w:rsidP="00283861">
            <w:pPr>
              <w:pStyle w:val="Paragraph"/>
              <w:spacing w:line="360" w:lineRule="auto"/>
              <w:ind w:firstLine="0"/>
              <w:jc w:val="left"/>
              <w:rPr>
                <w:sz w:val="28"/>
                <w:szCs w:val="28"/>
              </w:rPr>
            </w:pPr>
            <w:r w:rsidRPr="00134858">
              <w:rPr>
                <w:sz w:val="28"/>
                <w:szCs w:val="28"/>
              </w:rPr>
              <w:t>Ngày tạo</w:t>
            </w:r>
          </w:p>
        </w:tc>
        <w:tc>
          <w:tcPr>
            <w:tcW w:w="1241" w:type="dxa"/>
          </w:tcPr>
          <w:p w14:paraId="61C4DAF6" w14:textId="77777777" w:rsidR="000F5E9F" w:rsidRPr="00134858" w:rsidRDefault="000F5E9F" w:rsidP="00283861">
            <w:pPr>
              <w:pStyle w:val="Paragraph"/>
              <w:spacing w:line="360" w:lineRule="auto"/>
              <w:ind w:firstLine="0"/>
              <w:rPr>
                <w:sz w:val="28"/>
                <w:szCs w:val="28"/>
              </w:rPr>
            </w:pPr>
          </w:p>
        </w:tc>
      </w:tr>
      <w:tr w:rsidR="000F5E9F" w:rsidRPr="00134858" w14:paraId="22BEC479" w14:textId="77777777" w:rsidTr="00283861">
        <w:tc>
          <w:tcPr>
            <w:tcW w:w="2376" w:type="dxa"/>
          </w:tcPr>
          <w:p w14:paraId="1C4262C1" w14:textId="77777777" w:rsidR="000F5E9F" w:rsidRPr="00134858" w:rsidRDefault="000F5E9F" w:rsidP="00283861">
            <w:pPr>
              <w:pStyle w:val="Paragraph"/>
              <w:spacing w:line="360" w:lineRule="auto"/>
              <w:ind w:firstLine="0"/>
              <w:rPr>
                <w:sz w:val="28"/>
                <w:szCs w:val="28"/>
              </w:rPr>
            </w:pPr>
            <w:r w:rsidRPr="00134858">
              <w:rPr>
                <w:sz w:val="28"/>
                <w:szCs w:val="28"/>
              </w:rPr>
              <w:t>Updated</w:t>
            </w:r>
          </w:p>
        </w:tc>
        <w:tc>
          <w:tcPr>
            <w:tcW w:w="1414" w:type="dxa"/>
          </w:tcPr>
          <w:p w14:paraId="39D3541D"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7B4EB9BE" w14:textId="77777777" w:rsidR="000F5E9F" w:rsidRPr="00134858" w:rsidRDefault="000F5E9F" w:rsidP="00283861">
            <w:pPr>
              <w:pStyle w:val="Paragraph"/>
              <w:spacing w:line="360" w:lineRule="auto"/>
              <w:ind w:firstLine="0"/>
              <w:rPr>
                <w:sz w:val="28"/>
                <w:szCs w:val="28"/>
              </w:rPr>
            </w:pPr>
          </w:p>
        </w:tc>
        <w:tc>
          <w:tcPr>
            <w:tcW w:w="2410" w:type="dxa"/>
          </w:tcPr>
          <w:p w14:paraId="1638ACBB" w14:textId="77777777" w:rsidR="000F5E9F" w:rsidRPr="00134858" w:rsidRDefault="000F5E9F" w:rsidP="00283861">
            <w:pPr>
              <w:pStyle w:val="Paragraph"/>
              <w:spacing w:line="360" w:lineRule="auto"/>
              <w:ind w:firstLine="0"/>
              <w:jc w:val="left"/>
              <w:rPr>
                <w:sz w:val="28"/>
                <w:szCs w:val="28"/>
              </w:rPr>
            </w:pPr>
            <w:r w:rsidRPr="00134858">
              <w:rPr>
                <w:sz w:val="28"/>
                <w:szCs w:val="28"/>
              </w:rPr>
              <w:t>Ngày sửa</w:t>
            </w:r>
          </w:p>
        </w:tc>
        <w:tc>
          <w:tcPr>
            <w:tcW w:w="1241" w:type="dxa"/>
          </w:tcPr>
          <w:p w14:paraId="17473B68" w14:textId="77777777" w:rsidR="000F5E9F" w:rsidRPr="00134858" w:rsidRDefault="000F5E9F" w:rsidP="00CD1013">
            <w:pPr>
              <w:pStyle w:val="Paragraph"/>
              <w:keepNext/>
              <w:spacing w:line="360" w:lineRule="auto"/>
              <w:ind w:firstLine="0"/>
              <w:rPr>
                <w:sz w:val="28"/>
                <w:szCs w:val="28"/>
              </w:rPr>
            </w:pPr>
          </w:p>
        </w:tc>
      </w:tr>
    </w:tbl>
    <w:p w14:paraId="06373197" w14:textId="7BD5FE0C" w:rsidR="000F5E9F" w:rsidRDefault="00CD1013" w:rsidP="00B2128E">
      <w:pPr>
        <w:pStyle w:val="Caption"/>
        <w:jc w:val="center"/>
        <w:rPr>
          <w:szCs w:val="28"/>
        </w:rPr>
      </w:pPr>
      <w:bookmarkStart w:id="76" w:name="_Toc27492839"/>
      <w:r>
        <w:rPr>
          <w:szCs w:val="28"/>
        </w:rPr>
        <w:t>Hình 2.</w:t>
      </w:r>
      <w:r w:rsidR="008F2D9E">
        <w:rPr>
          <w:szCs w:val="28"/>
        </w:rPr>
        <w:fldChar w:fldCharType="begin"/>
      </w:r>
      <w:r w:rsidR="008F2D9E">
        <w:rPr>
          <w:szCs w:val="28"/>
        </w:rPr>
        <w:instrText xml:space="preserve"> SEQ Table \* ARABIC </w:instrText>
      </w:r>
      <w:r w:rsidR="008F2D9E">
        <w:rPr>
          <w:szCs w:val="28"/>
        </w:rPr>
        <w:fldChar w:fldCharType="separate"/>
      </w:r>
      <w:r w:rsidR="00234450">
        <w:rPr>
          <w:noProof/>
          <w:szCs w:val="28"/>
        </w:rPr>
        <w:t>18</w:t>
      </w:r>
      <w:r w:rsidR="008F2D9E">
        <w:rPr>
          <w:szCs w:val="28"/>
        </w:rPr>
        <w:fldChar w:fldCharType="end"/>
      </w:r>
      <w:r>
        <w:rPr>
          <w:szCs w:val="28"/>
        </w:rPr>
        <w:t>. Mô tả chi tiết bảng admin</w:t>
      </w:r>
      <w:bookmarkEnd w:id="76"/>
    </w:p>
    <w:p w14:paraId="1354CAA0" w14:textId="77777777" w:rsidR="008F2D9E" w:rsidRPr="008F2D9E" w:rsidRDefault="008F2D9E" w:rsidP="008F2D9E"/>
    <w:p w14:paraId="35156D65" w14:textId="44434841" w:rsidR="000F5E9F" w:rsidRPr="00CE573B" w:rsidRDefault="000F5E9F" w:rsidP="00CE573B">
      <w:pPr>
        <w:rPr>
          <w:rFonts w:ascii="Times New Roman" w:hAnsi="Times New Roman"/>
          <w:b/>
          <w:bCs/>
          <w:sz w:val="26"/>
          <w:szCs w:val="26"/>
        </w:rPr>
      </w:pPr>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35C0ABBB" w14:textId="77777777" w:rsidTr="00283861">
        <w:tc>
          <w:tcPr>
            <w:tcW w:w="2376" w:type="dxa"/>
          </w:tcPr>
          <w:p w14:paraId="1212971B" w14:textId="77777777" w:rsidR="000F5E9F" w:rsidRPr="00134858" w:rsidRDefault="000F5E9F" w:rsidP="00283861">
            <w:pPr>
              <w:pStyle w:val="Paragraph"/>
              <w:spacing w:line="360" w:lineRule="auto"/>
              <w:ind w:firstLine="0"/>
              <w:rPr>
                <w:sz w:val="28"/>
                <w:szCs w:val="28"/>
              </w:rPr>
            </w:pPr>
            <w:r w:rsidRPr="00134858">
              <w:rPr>
                <w:sz w:val="28"/>
                <w:szCs w:val="28"/>
              </w:rPr>
              <w:t>Trường</w:t>
            </w:r>
          </w:p>
        </w:tc>
        <w:tc>
          <w:tcPr>
            <w:tcW w:w="1414" w:type="dxa"/>
          </w:tcPr>
          <w:p w14:paraId="6E3BB15C"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03100C5D"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19B6FBAB"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1BE18539"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65442EAE" w14:textId="77777777" w:rsidTr="00283861">
        <w:tc>
          <w:tcPr>
            <w:tcW w:w="2376" w:type="dxa"/>
          </w:tcPr>
          <w:p w14:paraId="3B88FE79" w14:textId="581EF6C8" w:rsidR="000F5E9F" w:rsidRPr="00134858" w:rsidRDefault="000F5E9F" w:rsidP="00283861">
            <w:pPr>
              <w:pStyle w:val="Paragraph"/>
              <w:spacing w:line="360" w:lineRule="auto"/>
              <w:ind w:firstLine="0"/>
              <w:rPr>
                <w:sz w:val="28"/>
                <w:szCs w:val="28"/>
              </w:rPr>
            </w:pPr>
            <w:r>
              <w:rPr>
                <w:sz w:val="28"/>
                <w:szCs w:val="28"/>
              </w:rPr>
              <w:t>cityID</w:t>
            </w:r>
          </w:p>
        </w:tc>
        <w:tc>
          <w:tcPr>
            <w:tcW w:w="1414" w:type="dxa"/>
          </w:tcPr>
          <w:p w14:paraId="1197441F" w14:textId="07A19036"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731D1CC5" w14:textId="0ACB5E16"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3EE5A4A8" w14:textId="1F36A666" w:rsidR="000F5E9F" w:rsidRPr="00134858" w:rsidRDefault="000F5E9F" w:rsidP="00283861">
            <w:pPr>
              <w:pStyle w:val="Paragraph"/>
              <w:spacing w:line="360" w:lineRule="auto"/>
              <w:ind w:firstLine="0"/>
              <w:jc w:val="left"/>
              <w:rPr>
                <w:sz w:val="28"/>
                <w:szCs w:val="28"/>
              </w:rPr>
            </w:pPr>
            <w:r w:rsidRPr="00134858">
              <w:rPr>
                <w:sz w:val="28"/>
                <w:szCs w:val="28"/>
              </w:rPr>
              <w:t xml:space="preserve">Mã </w:t>
            </w:r>
            <w:r>
              <w:rPr>
                <w:sz w:val="28"/>
                <w:szCs w:val="28"/>
              </w:rPr>
              <w:t>thành phố</w:t>
            </w:r>
          </w:p>
        </w:tc>
        <w:tc>
          <w:tcPr>
            <w:tcW w:w="1241" w:type="dxa"/>
          </w:tcPr>
          <w:p w14:paraId="0AEA9AE0"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39C01C97" w14:textId="77777777" w:rsidTr="00283861">
        <w:tc>
          <w:tcPr>
            <w:tcW w:w="2376" w:type="dxa"/>
          </w:tcPr>
          <w:p w14:paraId="03BFC8F8" w14:textId="51BFE228" w:rsidR="000F5E9F" w:rsidRPr="00134858" w:rsidRDefault="000F5E9F" w:rsidP="00283861">
            <w:pPr>
              <w:pStyle w:val="Paragraph"/>
              <w:spacing w:line="360" w:lineRule="auto"/>
              <w:ind w:firstLine="0"/>
              <w:rPr>
                <w:sz w:val="28"/>
                <w:szCs w:val="28"/>
              </w:rPr>
            </w:pPr>
            <w:r>
              <w:rPr>
                <w:sz w:val="28"/>
                <w:szCs w:val="28"/>
              </w:rPr>
              <w:t>cityName</w:t>
            </w:r>
          </w:p>
        </w:tc>
        <w:tc>
          <w:tcPr>
            <w:tcW w:w="1414" w:type="dxa"/>
          </w:tcPr>
          <w:p w14:paraId="6F8D79F4"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218C77C2" w14:textId="77777777" w:rsidR="000F5E9F" w:rsidRPr="00134858" w:rsidRDefault="000F5E9F" w:rsidP="00283861">
            <w:pPr>
              <w:pStyle w:val="Paragraph"/>
              <w:spacing w:line="360" w:lineRule="auto"/>
              <w:ind w:firstLine="0"/>
              <w:rPr>
                <w:sz w:val="28"/>
                <w:szCs w:val="28"/>
              </w:rPr>
            </w:pPr>
            <w:r w:rsidRPr="00134858">
              <w:rPr>
                <w:sz w:val="28"/>
                <w:szCs w:val="28"/>
              </w:rPr>
              <w:t>50</w:t>
            </w:r>
          </w:p>
        </w:tc>
        <w:tc>
          <w:tcPr>
            <w:tcW w:w="2410" w:type="dxa"/>
          </w:tcPr>
          <w:p w14:paraId="24DB1988" w14:textId="5C8D8823" w:rsidR="000F5E9F" w:rsidRPr="00134858" w:rsidRDefault="000F5E9F" w:rsidP="00283861">
            <w:pPr>
              <w:pStyle w:val="Paragraph"/>
              <w:spacing w:line="360" w:lineRule="auto"/>
              <w:ind w:firstLine="0"/>
              <w:rPr>
                <w:sz w:val="28"/>
                <w:szCs w:val="28"/>
              </w:rPr>
            </w:pPr>
            <w:r>
              <w:rPr>
                <w:sz w:val="28"/>
                <w:szCs w:val="28"/>
              </w:rPr>
              <w:t>Tên thành phố</w:t>
            </w:r>
          </w:p>
        </w:tc>
        <w:tc>
          <w:tcPr>
            <w:tcW w:w="1241" w:type="dxa"/>
          </w:tcPr>
          <w:p w14:paraId="046F37E6"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7C6EAB90" w14:textId="77777777" w:rsidTr="00283861">
        <w:tc>
          <w:tcPr>
            <w:tcW w:w="2376" w:type="dxa"/>
          </w:tcPr>
          <w:p w14:paraId="1A15A2E0" w14:textId="0F7202CB" w:rsidR="000F5E9F" w:rsidRPr="00134858" w:rsidRDefault="000F5E9F" w:rsidP="00283861">
            <w:pPr>
              <w:pStyle w:val="Paragraph"/>
              <w:spacing w:line="360" w:lineRule="auto"/>
              <w:ind w:firstLine="0"/>
              <w:rPr>
                <w:sz w:val="28"/>
                <w:szCs w:val="28"/>
              </w:rPr>
            </w:pPr>
            <w:r>
              <w:rPr>
                <w:sz w:val="28"/>
                <w:szCs w:val="28"/>
              </w:rPr>
              <w:t>type</w:t>
            </w:r>
          </w:p>
        </w:tc>
        <w:tc>
          <w:tcPr>
            <w:tcW w:w="1414" w:type="dxa"/>
          </w:tcPr>
          <w:p w14:paraId="4B1632EE"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2DACC036" w14:textId="2BEA034C" w:rsidR="000F5E9F" w:rsidRPr="00134858" w:rsidRDefault="000F5E9F" w:rsidP="00283861">
            <w:pPr>
              <w:pStyle w:val="Paragraph"/>
              <w:spacing w:line="360" w:lineRule="auto"/>
              <w:ind w:firstLine="0"/>
              <w:rPr>
                <w:sz w:val="28"/>
                <w:szCs w:val="28"/>
              </w:rPr>
            </w:pPr>
            <w:r>
              <w:rPr>
                <w:sz w:val="28"/>
                <w:szCs w:val="28"/>
              </w:rPr>
              <w:t>50</w:t>
            </w:r>
          </w:p>
        </w:tc>
        <w:tc>
          <w:tcPr>
            <w:tcW w:w="2410" w:type="dxa"/>
          </w:tcPr>
          <w:p w14:paraId="575692BC" w14:textId="1A6F8A29" w:rsidR="000F5E9F" w:rsidRPr="00134858" w:rsidRDefault="000F5E9F" w:rsidP="00283861">
            <w:pPr>
              <w:pStyle w:val="Paragraph"/>
              <w:spacing w:line="360" w:lineRule="auto"/>
              <w:ind w:firstLine="0"/>
              <w:rPr>
                <w:sz w:val="28"/>
                <w:szCs w:val="28"/>
              </w:rPr>
            </w:pPr>
            <w:r>
              <w:rPr>
                <w:sz w:val="28"/>
                <w:szCs w:val="28"/>
              </w:rPr>
              <w:t>Loại thành phố</w:t>
            </w:r>
          </w:p>
        </w:tc>
        <w:tc>
          <w:tcPr>
            <w:tcW w:w="1241" w:type="dxa"/>
          </w:tcPr>
          <w:p w14:paraId="2F481C33" w14:textId="77777777" w:rsidR="000F5E9F" w:rsidRPr="00134858" w:rsidRDefault="000F5E9F" w:rsidP="008F2D9E">
            <w:pPr>
              <w:pStyle w:val="Paragraph"/>
              <w:keepNext/>
              <w:spacing w:line="360" w:lineRule="auto"/>
              <w:ind w:firstLine="0"/>
              <w:rPr>
                <w:sz w:val="28"/>
                <w:szCs w:val="28"/>
              </w:rPr>
            </w:pPr>
          </w:p>
        </w:tc>
      </w:tr>
    </w:tbl>
    <w:p w14:paraId="57D9AF61" w14:textId="06E8F077" w:rsidR="000F5E9F" w:rsidRDefault="008F2D9E" w:rsidP="008F2D9E">
      <w:pPr>
        <w:pStyle w:val="Caption"/>
        <w:jc w:val="center"/>
      </w:pPr>
      <w:bookmarkStart w:id="77" w:name="_Toc27492840"/>
      <w:r>
        <w:lastRenderedPageBreak/>
        <w:t>Hình 2.</w:t>
      </w:r>
      <w:r w:rsidR="009108F5">
        <w:fldChar w:fldCharType="begin"/>
      </w:r>
      <w:r w:rsidR="009108F5">
        <w:instrText xml:space="preserve"> SEQ Table \* ARABIC </w:instrText>
      </w:r>
      <w:r w:rsidR="009108F5">
        <w:fldChar w:fldCharType="separate"/>
      </w:r>
      <w:r w:rsidR="00234450">
        <w:rPr>
          <w:noProof/>
        </w:rPr>
        <w:t>19</w:t>
      </w:r>
      <w:r w:rsidR="009108F5">
        <w:rPr>
          <w:noProof/>
        </w:rPr>
        <w:fldChar w:fldCharType="end"/>
      </w:r>
      <w:r>
        <w:t>. Mô tả chi tiết bảng city</w:t>
      </w:r>
      <w:bookmarkEnd w:id="77"/>
    </w:p>
    <w:p w14:paraId="028BD131" w14:textId="77777777" w:rsidR="008F2D9E" w:rsidRPr="008F2D9E" w:rsidRDefault="008F2D9E" w:rsidP="008F2D9E"/>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2BF20A0B" w14:textId="77777777" w:rsidTr="00283861">
        <w:tc>
          <w:tcPr>
            <w:tcW w:w="2376" w:type="dxa"/>
          </w:tcPr>
          <w:p w14:paraId="5529F1A8" w14:textId="77777777" w:rsidR="000F5E9F" w:rsidRPr="00134858" w:rsidRDefault="000F5E9F" w:rsidP="00283861">
            <w:pPr>
              <w:pStyle w:val="Paragraph"/>
              <w:spacing w:line="360" w:lineRule="auto"/>
              <w:ind w:firstLine="0"/>
              <w:rPr>
                <w:sz w:val="28"/>
                <w:szCs w:val="28"/>
              </w:rPr>
            </w:pPr>
            <w:r w:rsidRPr="00134858">
              <w:rPr>
                <w:sz w:val="28"/>
                <w:szCs w:val="28"/>
              </w:rPr>
              <w:t>Trường</w:t>
            </w:r>
          </w:p>
        </w:tc>
        <w:tc>
          <w:tcPr>
            <w:tcW w:w="1414" w:type="dxa"/>
          </w:tcPr>
          <w:p w14:paraId="45289691"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41251F07"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48242E07"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2F069E42"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7A9172CC" w14:textId="77777777" w:rsidTr="00283861">
        <w:tc>
          <w:tcPr>
            <w:tcW w:w="2376" w:type="dxa"/>
          </w:tcPr>
          <w:p w14:paraId="7F780715" w14:textId="405D773B" w:rsidR="000F5E9F" w:rsidRPr="00134858" w:rsidRDefault="000F5E9F" w:rsidP="00283861">
            <w:pPr>
              <w:pStyle w:val="Paragraph"/>
              <w:spacing w:line="360" w:lineRule="auto"/>
              <w:ind w:firstLine="0"/>
              <w:rPr>
                <w:sz w:val="28"/>
                <w:szCs w:val="28"/>
              </w:rPr>
            </w:pPr>
            <w:r>
              <w:rPr>
                <w:sz w:val="28"/>
                <w:szCs w:val="28"/>
              </w:rPr>
              <w:t>customer</w:t>
            </w:r>
            <w:r w:rsidRPr="00134858">
              <w:rPr>
                <w:sz w:val="28"/>
                <w:szCs w:val="28"/>
              </w:rPr>
              <w:t>ID</w:t>
            </w:r>
          </w:p>
        </w:tc>
        <w:tc>
          <w:tcPr>
            <w:tcW w:w="1414" w:type="dxa"/>
          </w:tcPr>
          <w:p w14:paraId="3AB4AE96" w14:textId="2D5083F5" w:rsidR="000F5E9F" w:rsidRPr="00134858" w:rsidRDefault="000F5E9F" w:rsidP="00283861">
            <w:pPr>
              <w:pStyle w:val="Paragraph"/>
              <w:spacing w:line="360" w:lineRule="auto"/>
              <w:ind w:firstLine="0"/>
              <w:rPr>
                <w:sz w:val="28"/>
                <w:szCs w:val="28"/>
              </w:rPr>
            </w:pPr>
            <w:r>
              <w:rPr>
                <w:sz w:val="28"/>
                <w:szCs w:val="28"/>
              </w:rPr>
              <w:t>Int</w:t>
            </w:r>
          </w:p>
        </w:tc>
        <w:tc>
          <w:tcPr>
            <w:tcW w:w="1563" w:type="dxa"/>
          </w:tcPr>
          <w:p w14:paraId="409A7101" w14:textId="3CFBB504"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7FEE1C42" w14:textId="4B162AF0" w:rsidR="000F5E9F" w:rsidRPr="00134858" w:rsidRDefault="000F5E9F" w:rsidP="00283861">
            <w:pPr>
              <w:pStyle w:val="Paragraph"/>
              <w:spacing w:line="360" w:lineRule="auto"/>
              <w:ind w:firstLine="0"/>
              <w:jc w:val="left"/>
              <w:rPr>
                <w:sz w:val="28"/>
                <w:szCs w:val="28"/>
              </w:rPr>
            </w:pPr>
            <w:r w:rsidRPr="00134858">
              <w:rPr>
                <w:sz w:val="28"/>
                <w:szCs w:val="28"/>
              </w:rPr>
              <w:t xml:space="preserve">Mã </w:t>
            </w:r>
            <w:r>
              <w:rPr>
                <w:sz w:val="28"/>
                <w:szCs w:val="28"/>
              </w:rPr>
              <w:t>khách hàng</w:t>
            </w:r>
          </w:p>
        </w:tc>
        <w:tc>
          <w:tcPr>
            <w:tcW w:w="1241" w:type="dxa"/>
          </w:tcPr>
          <w:p w14:paraId="6CBF1B91"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0C0539ED" w14:textId="77777777" w:rsidTr="00283861">
        <w:tc>
          <w:tcPr>
            <w:tcW w:w="2376" w:type="dxa"/>
          </w:tcPr>
          <w:p w14:paraId="38EDF651" w14:textId="256C86FB" w:rsidR="000F5E9F" w:rsidRPr="00134858" w:rsidRDefault="000F5E9F" w:rsidP="00283861">
            <w:pPr>
              <w:pStyle w:val="Paragraph"/>
              <w:spacing w:line="360" w:lineRule="auto"/>
              <w:ind w:firstLine="0"/>
              <w:rPr>
                <w:sz w:val="28"/>
                <w:szCs w:val="28"/>
              </w:rPr>
            </w:pPr>
            <w:r>
              <w:rPr>
                <w:sz w:val="28"/>
                <w:szCs w:val="28"/>
              </w:rPr>
              <w:t>customerUserName</w:t>
            </w:r>
          </w:p>
        </w:tc>
        <w:tc>
          <w:tcPr>
            <w:tcW w:w="1414" w:type="dxa"/>
          </w:tcPr>
          <w:p w14:paraId="1C0F6528" w14:textId="7FD590B2"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15A8804F" w14:textId="1F5C3EC9" w:rsidR="000F5E9F" w:rsidRPr="00134858" w:rsidRDefault="000F5E9F" w:rsidP="00283861">
            <w:pPr>
              <w:pStyle w:val="Paragraph"/>
              <w:spacing w:line="360" w:lineRule="auto"/>
              <w:ind w:firstLine="0"/>
              <w:rPr>
                <w:sz w:val="28"/>
                <w:szCs w:val="28"/>
              </w:rPr>
            </w:pPr>
          </w:p>
        </w:tc>
        <w:tc>
          <w:tcPr>
            <w:tcW w:w="2410" w:type="dxa"/>
          </w:tcPr>
          <w:p w14:paraId="7C4F02D4" w14:textId="59447061" w:rsidR="000F5E9F" w:rsidRPr="00134858" w:rsidRDefault="000F5E9F" w:rsidP="00283861">
            <w:pPr>
              <w:pStyle w:val="Paragraph"/>
              <w:spacing w:line="360" w:lineRule="auto"/>
              <w:ind w:firstLine="0"/>
              <w:rPr>
                <w:sz w:val="28"/>
                <w:szCs w:val="28"/>
              </w:rPr>
            </w:pPr>
            <w:r>
              <w:rPr>
                <w:sz w:val="28"/>
                <w:szCs w:val="28"/>
              </w:rPr>
              <w:t xml:space="preserve">Tài khoản </w:t>
            </w:r>
          </w:p>
        </w:tc>
        <w:tc>
          <w:tcPr>
            <w:tcW w:w="1241" w:type="dxa"/>
          </w:tcPr>
          <w:p w14:paraId="7E2C7EB1"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2C17D756" w14:textId="77777777" w:rsidTr="00283861">
        <w:tc>
          <w:tcPr>
            <w:tcW w:w="2376" w:type="dxa"/>
          </w:tcPr>
          <w:p w14:paraId="3F8BE2AF" w14:textId="1C7D9372" w:rsidR="000F5E9F" w:rsidRPr="00134858" w:rsidRDefault="000F5E9F" w:rsidP="00283861">
            <w:pPr>
              <w:pStyle w:val="Paragraph"/>
              <w:spacing w:line="360" w:lineRule="auto"/>
              <w:ind w:firstLine="0"/>
              <w:rPr>
                <w:sz w:val="28"/>
                <w:szCs w:val="28"/>
              </w:rPr>
            </w:pPr>
            <w:r>
              <w:rPr>
                <w:sz w:val="28"/>
                <w:szCs w:val="28"/>
              </w:rPr>
              <w:t>customerPass</w:t>
            </w:r>
          </w:p>
        </w:tc>
        <w:tc>
          <w:tcPr>
            <w:tcW w:w="1414" w:type="dxa"/>
          </w:tcPr>
          <w:p w14:paraId="74842624" w14:textId="17E48392"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0CB839BA" w14:textId="30E160D0" w:rsidR="000F5E9F" w:rsidRPr="00134858" w:rsidRDefault="000F5E9F" w:rsidP="00283861">
            <w:pPr>
              <w:pStyle w:val="Paragraph"/>
              <w:spacing w:line="360" w:lineRule="auto"/>
              <w:ind w:firstLine="0"/>
              <w:rPr>
                <w:sz w:val="28"/>
                <w:szCs w:val="28"/>
              </w:rPr>
            </w:pPr>
          </w:p>
        </w:tc>
        <w:tc>
          <w:tcPr>
            <w:tcW w:w="2410" w:type="dxa"/>
          </w:tcPr>
          <w:p w14:paraId="128B57C9" w14:textId="4961C96A" w:rsidR="000F5E9F" w:rsidRPr="00134858" w:rsidRDefault="000F5E9F" w:rsidP="00283861">
            <w:pPr>
              <w:pStyle w:val="Paragraph"/>
              <w:spacing w:line="360" w:lineRule="auto"/>
              <w:ind w:firstLine="0"/>
              <w:rPr>
                <w:sz w:val="28"/>
                <w:szCs w:val="28"/>
              </w:rPr>
            </w:pPr>
            <w:r>
              <w:rPr>
                <w:sz w:val="28"/>
                <w:szCs w:val="28"/>
              </w:rPr>
              <w:t>Mật khẩu</w:t>
            </w:r>
          </w:p>
        </w:tc>
        <w:tc>
          <w:tcPr>
            <w:tcW w:w="1241" w:type="dxa"/>
          </w:tcPr>
          <w:p w14:paraId="06B36AE0" w14:textId="77777777" w:rsidR="000F5E9F" w:rsidRPr="00134858" w:rsidRDefault="000F5E9F" w:rsidP="00283861">
            <w:pPr>
              <w:pStyle w:val="Paragraph"/>
              <w:spacing w:line="360" w:lineRule="auto"/>
              <w:ind w:firstLine="0"/>
              <w:rPr>
                <w:sz w:val="28"/>
                <w:szCs w:val="28"/>
              </w:rPr>
            </w:pPr>
          </w:p>
        </w:tc>
      </w:tr>
      <w:tr w:rsidR="000F5E9F" w:rsidRPr="00134858" w14:paraId="18CDB585" w14:textId="77777777" w:rsidTr="00283861">
        <w:tc>
          <w:tcPr>
            <w:tcW w:w="2376" w:type="dxa"/>
          </w:tcPr>
          <w:p w14:paraId="29ACCE6B" w14:textId="6AB35495" w:rsidR="000F5E9F" w:rsidRPr="00134858" w:rsidRDefault="000F5E9F" w:rsidP="00283861">
            <w:pPr>
              <w:pStyle w:val="Paragraph"/>
              <w:spacing w:line="360" w:lineRule="auto"/>
              <w:ind w:firstLine="0"/>
              <w:rPr>
                <w:sz w:val="28"/>
                <w:szCs w:val="28"/>
              </w:rPr>
            </w:pPr>
            <w:r>
              <w:rPr>
                <w:sz w:val="28"/>
                <w:szCs w:val="28"/>
              </w:rPr>
              <w:t>customerName</w:t>
            </w:r>
          </w:p>
        </w:tc>
        <w:tc>
          <w:tcPr>
            <w:tcW w:w="1414" w:type="dxa"/>
          </w:tcPr>
          <w:p w14:paraId="65779FFB" w14:textId="1A18E7D1"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39415A78" w14:textId="514BE374" w:rsidR="000F5E9F" w:rsidRPr="00134858" w:rsidRDefault="000F5E9F" w:rsidP="00283861">
            <w:pPr>
              <w:pStyle w:val="Paragraph"/>
              <w:spacing w:line="360" w:lineRule="auto"/>
              <w:ind w:firstLine="0"/>
              <w:rPr>
                <w:sz w:val="28"/>
                <w:szCs w:val="28"/>
              </w:rPr>
            </w:pPr>
          </w:p>
        </w:tc>
        <w:tc>
          <w:tcPr>
            <w:tcW w:w="2410" w:type="dxa"/>
          </w:tcPr>
          <w:p w14:paraId="1B3871DB" w14:textId="470BC1AD" w:rsidR="000F5E9F" w:rsidRPr="00134858" w:rsidRDefault="000F5E9F" w:rsidP="00283861">
            <w:pPr>
              <w:pStyle w:val="Paragraph"/>
              <w:spacing w:line="360" w:lineRule="auto"/>
              <w:ind w:firstLine="0"/>
              <w:jc w:val="left"/>
              <w:rPr>
                <w:sz w:val="28"/>
                <w:szCs w:val="28"/>
              </w:rPr>
            </w:pPr>
            <w:r>
              <w:rPr>
                <w:sz w:val="28"/>
                <w:szCs w:val="28"/>
              </w:rPr>
              <w:t>Tên khách hàng</w:t>
            </w:r>
            <w:r w:rsidRPr="00134858">
              <w:rPr>
                <w:sz w:val="28"/>
                <w:szCs w:val="28"/>
              </w:rPr>
              <w:t xml:space="preserve"> </w:t>
            </w:r>
          </w:p>
        </w:tc>
        <w:tc>
          <w:tcPr>
            <w:tcW w:w="1241" w:type="dxa"/>
          </w:tcPr>
          <w:p w14:paraId="5F74A43E" w14:textId="77777777" w:rsidR="000F5E9F" w:rsidRPr="00134858" w:rsidRDefault="000F5E9F" w:rsidP="00283861">
            <w:pPr>
              <w:pStyle w:val="Paragraph"/>
              <w:spacing w:line="360" w:lineRule="auto"/>
              <w:ind w:firstLine="0"/>
              <w:rPr>
                <w:sz w:val="28"/>
                <w:szCs w:val="28"/>
              </w:rPr>
            </w:pPr>
          </w:p>
        </w:tc>
      </w:tr>
      <w:tr w:rsidR="000F5E9F" w:rsidRPr="00134858" w14:paraId="5CF21375" w14:textId="77777777" w:rsidTr="00283861">
        <w:tc>
          <w:tcPr>
            <w:tcW w:w="2376" w:type="dxa"/>
          </w:tcPr>
          <w:p w14:paraId="26B95E60" w14:textId="158158CC" w:rsidR="000F5E9F" w:rsidRPr="00134858" w:rsidRDefault="000F5E9F" w:rsidP="00283861">
            <w:pPr>
              <w:pStyle w:val="Paragraph"/>
              <w:spacing w:line="360" w:lineRule="auto"/>
              <w:ind w:firstLine="0"/>
              <w:rPr>
                <w:sz w:val="28"/>
                <w:szCs w:val="28"/>
              </w:rPr>
            </w:pPr>
            <w:r>
              <w:rPr>
                <w:sz w:val="28"/>
                <w:szCs w:val="28"/>
              </w:rPr>
              <w:t>customerAddress</w:t>
            </w:r>
          </w:p>
        </w:tc>
        <w:tc>
          <w:tcPr>
            <w:tcW w:w="1414" w:type="dxa"/>
          </w:tcPr>
          <w:p w14:paraId="30663F0D" w14:textId="1B9B1AC7"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5D8D95B6" w14:textId="6761B573" w:rsidR="000F5E9F" w:rsidRPr="00134858" w:rsidRDefault="000F5E9F" w:rsidP="00283861">
            <w:pPr>
              <w:pStyle w:val="Paragraph"/>
              <w:spacing w:line="360" w:lineRule="auto"/>
              <w:ind w:firstLine="0"/>
              <w:rPr>
                <w:sz w:val="28"/>
                <w:szCs w:val="28"/>
              </w:rPr>
            </w:pPr>
          </w:p>
        </w:tc>
        <w:tc>
          <w:tcPr>
            <w:tcW w:w="2410" w:type="dxa"/>
          </w:tcPr>
          <w:p w14:paraId="1BB5459B" w14:textId="0004F555" w:rsidR="000F5E9F" w:rsidRPr="00134858" w:rsidRDefault="000F5E9F" w:rsidP="00283861">
            <w:pPr>
              <w:pStyle w:val="Paragraph"/>
              <w:spacing w:line="360" w:lineRule="auto"/>
              <w:ind w:firstLine="0"/>
              <w:jc w:val="left"/>
              <w:rPr>
                <w:sz w:val="28"/>
                <w:szCs w:val="28"/>
              </w:rPr>
            </w:pPr>
            <w:r>
              <w:rPr>
                <w:sz w:val="28"/>
                <w:szCs w:val="28"/>
              </w:rPr>
              <w:t>Địa chỉ</w:t>
            </w:r>
          </w:p>
        </w:tc>
        <w:tc>
          <w:tcPr>
            <w:tcW w:w="1241" w:type="dxa"/>
          </w:tcPr>
          <w:p w14:paraId="143C00A9" w14:textId="77777777" w:rsidR="000F5E9F" w:rsidRPr="00134858" w:rsidRDefault="000F5E9F" w:rsidP="00283861">
            <w:pPr>
              <w:pStyle w:val="Paragraph"/>
              <w:spacing w:line="360" w:lineRule="auto"/>
              <w:ind w:firstLine="0"/>
              <w:rPr>
                <w:sz w:val="28"/>
                <w:szCs w:val="28"/>
              </w:rPr>
            </w:pPr>
          </w:p>
        </w:tc>
      </w:tr>
      <w:tr w:rsidR="000F5E9F" w:rsidRPr="00134858" w14:paraId="7083FE1E" w14:textId="77777777" w:rsidTr="00283861">
        <w:tc>
          <w:tcPr>
            <w:tcW w:w="2376" w:type="dxa"/>
          </w:tcPr>
          <w:p w14:paraId="4DE154F5" w14:textId="1ABAA70B" w:rsidR="000F5E9F" w:rsidRPr="00134858" w:rsidRDefault="000F5E9F" w:rsidP="00283861">
            <w:pPr>
              <w:pStyle w:val="Paragraph"/>
              <w:spacing w:line="360" w:lineRule="auto"/>
              <w:ind w:firstLine="0"/>
              <w:rPr>
                <w:sz w:val="28"/>
                <w:szCs w:val="28"/>
              </w:rPr>
            </w:pPr>
            <w:r>
              <w:rPr>
                <w:sz w:val="28"/>
                <w:szCs w:val="28"/>
              </w:rPr>
              <w:t>customerGender</w:t>
            </w:r>
          </w:p>
        </w:tc>
        <w:tc>
          <w:tcPr>
            <w:tcW w:w="1414" w:type="dxa"/>
          </w:tcPr>
          <w:p w14:paraId="58851298" w14:textId="5CAF2FE9"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04273806" w14:textId="37372F80" w:rsidR="000F5E9F" w:rsidRPr="00134858" w:rsidRDefault="000F5E9F" w:rsidP="00283861">
            <w:pPr>
              <w:pStyle w:val="Paragraph"/>
              <w:spacing w:line="360" w:lineRule="auto"/>
              <w:ind w:firstLine="0"/>
              <w:rPr>
                <w:sz w:val="28"/>
                <w:szCs w:val="28"/>
              </w:rPr>
            </w:pPr>
          </w:p>
        </w:tc>
        <w:tc>
          <w:tcPr>
            <w:tcW w:w="2410" w:type="dxa"/>
          </w:tcPr>
          <w:p w14:paraId="6F9CF9BF" w14:textId="5518EFB9" w:rsidR="000F5E9F" w:rsidRPr="00134858" w:rsidRDefault="000F5E9F" w:rsidP="00283861">
            <w:pPr>
              <w:pStyle w:val="Paragraph"/>
              <w:spacing w:line="360" w:lineRule="auto"/>
              <w:ind w:firstLine="0"/>
              <w:rPr>
                <w:sz w:val="28"/>
                <w:szCs w:val="28"/>
              </w:rPr>
            </w:pPr>
            <w:r>
              <w:rPr>
                <w:sz w:val="28"/>
                <w:szCs w:val="28"/>
              </w:rPr>
              <w:t>Giới tinhs</w:t>
            </w:r>
          </w:p>
        </w:tc>
        <w:tc>
          <w:tcPr>
            <w:tcW w:w="1241" w:type="dxa"/>
          </w:tcPr>
          <w:p w14:paraId="7425FDBC" w14:textId="77777777" w:rsidR="000F5E9F" w:rsidRPr="00134858" w:rsidRDefault="000F5E9F" w:rsidP="00283861">
            <w:pPr>
              <w:pStyle w:val="Paragraph"/>
              <w:spacing w:line="360" w:lineRule="auto"/>
              <w:ind w:firstLine="0"/>
              <w:rPr>
                <w:sz w:val="28"/>
                <w:szCs w:val="28"/>
              </w:rPr>
            </w:pPr>
          </w:p>
        </w:tc>
      </w:tr>
      <w:tr w:rsidR="000F5E9F" w:rsidRPr="00134858" w14:paraId="736E0BD4" w14:textId="77777777" w:rsidTr="00283861">
        <w:tc>
          <w:tcPr>
            <w:tcW w:w="2376" w:type="dxa"/>
          </w:tcPr>
          <w:p w14:paraId="12B8C999" w14:textId="1A557ECF" w:rsidR="000F5E9F" w:rsidRPr="00134858" w:rsidRDefault="000F5E9F" w:rsidP="00283861">
            <w:pPr>
              <w:pStyle w:val="Paragraph"/>
              <w:spacing w:line="360" w:lineRule="auto"/>
              <w:ind w:firstLine="0"/>
              <w:rPr>
                <w:sz w:val="28"/>
                <w:szCs w:val="28"/>
              </w:rPr>
            </w:pPr>
            <w:r>
              <w:rPr>
                <w:sz w:val="28"/>
                <w:szCs w:val="28"/>
              </w:rPr>
              <w:t>customerTel</w:t>
            </w:r>
          </w:p>
        </w:tc>
        <w:tc>
          <w:tcPr>
            <w:tcW w:w="1414" w:type="dxa"/>
          </w:tcPr>
          <w:p w14:paraId="561AC06E" w14:textId="77777777"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5B553199" w14:textId="77777777" w:rsidR="000F5E9F" w:rsidRPr="00134858" w:rsidRDefault="000F5E9F" w:rsidP="00283861">
            <w:pPr>
              <w:pStyle w:val="Paragraph"/>
              <w:spacing w:line="360" w:lineRule="auto"/>
              <w:ind w:firstLine="0"/>
              <w:rPr>
                <w:sz w:val="28"/>
                <w:szCs w:val="28"/>
              </w:rPr>
            </w:pPr>
          </w:p>
        </w:tc>
        <w:tc>
          <w:tcPr>
            <w:tcW w:w="2410" w:type="dxa"/>
          </w:tcPr>
          <w:p w14:paraId="6E5C9B29" w14:textId="3115DDC1" w:rsidR="000F5E9F" w:rsidRPr="00134858" w:rsidRDefault="000F5E9F" w:rsidP="00283861">
            <w:pPr>
              <w:pStyle w:val="Paragraph"/>
              <w:spacing w:line="360" w:lineRule="auto"/>
              <w:ind w:firstLine="0"/>
              <w:rPr>
                <w:sz w:val="28"/>
                <w:szCs w:val="28"/>
              </w:rPr>
            </w:pPr>
            <w:r>
              <w:rPr>
                <w:sz w:val="28"/>
                <w:szCs w:val="28"/>
              </w:rPr>
              <w:t>Điện thoại</w:t>
            </w:r>
          </w:p>
        </w:tc>
        <w:tc>
          <w:tcPr>
            <w:tcW w:w="1241" w:type="dxa"/>
          </w:tcPr>
          <w:p w14:paraId="71B97944" w14:textId="77777777" w:rsidR="000F5E9F" w:rsidRPr="00134858" w:rsidRDefault="000F5E9F" w:rsidP="00283861">
            <w:pPr>
              <w:pStyle w:val="Paragraph"/>
              <w:spacing w:line="360" w:lineRule="auto"/>
              <w:ind w:firstLine="0"/>
              <w:rPr>
                <w:sz w:val="28"/>
                <w:szCs w:val="28"/>
              </w:rPr>
            </w:pPr>
          </w:p>
        </w:tc>
      </w:tr>
      <w:tr w:rsidR="000F5E9F" w:rsidRPr="00134858" w14:paraId="00BB206E" w14:textId="77777777" w:rsidTr="00283861">
        <w:tc>
          <w:tcPr>
            <w:tcW w:w="2376" w:type="dxa"/>
          </w:tcPr>
          <w:p w14:paraId="5FC8B408" w14:textId="25D9D84D" w:rsidR="000F5E9F" w:rsidRPr="00134858" w:rsidRDefault="000F5E9F" w:rsidP="00283861">
            <w:pPr>
              <w:pStyle w:val="Paragraph"/>
              <w:spacing w:line="360" w:lineRule="auto"/>
              <w:ind w:firstLine="0"/>
              <w:rPr>
                <w:sz w:val="28"/>
                <w:szCs w:val="28"/>
              </w:rPr>
            </w:pPr>
            <w:r>
              <w:rPr>
                <w:sz w:val="28"/>
                <w:szCs w:val="28"/>
              </w:rPr>
              <w:t>customerNote</w:t>
            </w:r>
          </w:p>
        </w:tc>
        <w:tc>
          <w:tcPr>
            <w:tcW w:w="1414" w:type="dxa"/>
          </w:tcPr>
          <w:p w14:paraId="31AF8607" w14:textId="68E1362F"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35B57C55" w14:textId="3E4B2C17" w:rsidR="000F5E9F" w:rsidRPr="00134858" w:rsidRDefault="000F5E9F" w:rsidP="00283861">
            <w:pPr>
              <w:pStyle w:val="Paragraph"/>
              <w:spacing w:line="360" w:lineRule="auto"/>
              <w:ind w:firstLine="0"/>
              <w:rPr>
                <w:sz w:val="28"/>
                <w:szCs w:val="28"/>
              </w:rPr>
            </w:pPr>
          </w:p>
        </w:tc>
        <w:tc>
          <w:tcPr>
            <w:tcW w:w="2410" w:type="dxa"/>
          </w:tcPr>
          <w:p w14:paraId="0E6F8ECA" w14:textId="6D4DE0B5" w:rsidR="000F5E9F" w:rsidRPr="00134858" w:rsidRDefault="000F5E9F" w:rsidP="00283861">
            <w:pPr>
              <w:pStyle w:val="Paragraph"/>
              <w:spacing w:line="360" w:lineRule="auto"/>
              <w:ind w:firstLine="0"/>
              <w:jc w:val="left"/>
              <w:rPr>
                <w:sz w:val="28"/>
                <w:szCs w:val="28"/>
              </w:rPr>
            </w:pPr>
            <w:r>
              <w:rPr>
                <w:sz w:val="28"/>
                <w:szCs w:val="28"/>
              </w:rPr>
              <w:t>Ghi chú</w:t>
            </w:r>
          </w:p>
        </w:tc>
        <w:tc>
          <w:tcPr>
            <w:tcW w:w="1241" w:type="dxa"/>
          </w:tcPr>
          <w:p w14:paraId="68C5A0EA" w14:textId="77777777" w:rsidR="000F5E9F" w:rsidRPr="00134858" w:rsidRDefault="000F5E9F" w:rsidP="00283861">
            <w:pPr>
              <w:pStyle w:val="Paragraph"/>
              <w:spacing w:line="360" w:lineRule="auto"/>
              <w:ind w:firstLine="0"/>
              <w:rPr>
                <w:sz w:val="28"/>
                <w:szCs w:val="28"/>
              </w:rPr>
            </w:pPr>
          </w:p>
        </w:tc>
      </w:tr>
      <w:tr w:rsidR="000F5E9F" w:rsidRPr="00134858" w14:paraId="7BB92A84" w14:textId="77777777" w:rsidTr="00283861">
        <w:tc>
          <w:tcPr>
            <w:tcW w:w="2376" w:type="dxa"/>
          </w:tcPr>
          <w:p w14:paraId="28567511" w14:textId="32FED5E1" w:rsidR="000F5E9F" w:rsidRDefault="000F5E9F" w:rsidP="00283861">
            <w:pPr>
              <w:pStyle w:val="Paragraph"/>
              <w:spacing w:line="360" w:lineRule="auto"/>
              <w:ind w:firstLine="0"/>
              <w:rPr>
                <w:sz w:val="28"/>
                <w:szCs w:val="28"/>
              </w:rPr>
            </w:pPr>
            <w:r>
              <w:rPr>
                <w:sz w:val="28"/>
                <w:szCs w:val="28"/>
              </w:rPr>
              <w:t>customerMail</w:t>
            </w:r>
          </w:p>
        </w:tc>
        <w:tc>
          <w:tcPr>
            <w:tcW w:w="1414" w:type="dxa"/>
          </w:tcPr>
          <w:p w14:paraId="17D5CBBE" w14:textId="2308ED0D"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7FF60532" w14:textId="77777777" w:rsidR="000F5E9F" w:rsidRPr="00134858" w:rsidRDefault="000F5E9F" w:rsidP="00283861">
            <w:pPr>
              <w:pStyle w:val="Paragraph"/>
              <w:spacing w:line="360" w:lineRule="auto"/>
              <w:ind w:firstLine="0"/>
              <w:rPr>
                <w:sz w:val="28"/>
                <w:szCs w:val="28"/>
              </w:rPr>
            </w:pPr>
          </w:p>
        </w:tc>
        <w:tc>
          <w:tcPr>
            <w:tcW w:w="2410" w:type="dxa"/>
          </w:tcPr>
          <w:p w14:paraId="1C3252D1" w14:textId="6A961945" w:rsidR="000F5E9F" w:rsidRPr="00134858" w:rsidRDefault="000F5E9F" w:rsidP="00283861">
            <w:pPr>
              <w:pStyle w:val="Paragraph"/>
              <w:spacing w:line="360" w:lineRule="auto"/>
              <w:ind w:firstLine="0"/>
              <w:jc w:val="left"/>
              <w:rPr>
                <w:sz w:val="28"/>
                <w:szCs w:val="28"/>
              </w:rPr>
            </w:pPr>
            <w:r>
              <w:rPr>
                <w:sz w:val="28"/>
                <w:szCs w:val="28"/>
              </w:rPr>
              <w:t>Địa chỉ mail</w:t>
            </w:r>
          </w:p>
        </w:tc>
        <w:tc>
          <w:tcPr>
            <w:tcW w:w="1241" w:type="dxa"/>
          </w:tcPr>
          <w:p w14:paraId="519FD4F2" w14:textId="77777777" w:rsidR="000F5E9F" w:rsidRPr="00134858" w:rsidRDefault="000F5E9F" w:rsidP="00283861">
            <w:pPr>
              <w:pStyle w:val="Paragraph"/>
              <w:spacing w:line="360" w:lineRule="auto"/>
              <w:ind w:firstLine="0"/>
              <w:rPr>
                <w:sz w:val="28"/>
                <w:szCs w:val="28"/>
              </w:rPr>
            </w:pPr>
          </w:p>
        </w:tc>
      </w:tr>
      <w:tr w:rsidR="000F5E9F" w:rsidRPr="00134858" w14:paraId="39403B6D" w14:textId="77777777" w:rsidTr="00283861">
        <w:tc>
          <w:tcPr>
            <w:tcW w:w="2376" w:type="dxa"/>
          </w:tcPr>
          <w:p w14:paraId="01A45E9E" w14:textId="07190796" w:rsidR="000F5E9F" w:rsidRDefault="000F5E9F" w:rsidP="00283861">
            <w:pPr>
              <w:pStyle w:val="Paragraph"/>
              <w:spacing w:line="360" w:lineRule="auto"/>
              <w:ind w:firstLine="0"/>
              <w:rPr>
                <w:sz w:val="28"/>
                <w:szCs w:val="28"/>
              </w:rPr>
            </w:pPr>
            <w:r>
              <w:rPr>
                <w:sz w:val="28"/>
                <w:szCs w:val="28"/>
              </w:rPr>
              <w:t>customerProvince</w:t>
            </w:r>
          </w:p>
        </w:tc>
        <w:tc>
          <w:tcPr>
            <w:tcW w:w="1414" w:type="dxa"/>
          </w:tcPr>
          <w:p w14:paraId="19CE96D6" w14:textId="359918A3"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257D5581" w14:textId="77777777" w:rsidR="000F5E9F" w:rsidRPr="00134858" w:rsidRDefault="000F5E9F" w:rsidP="00283861">
            <w:pPr>
              <w:pStyle w:val="Paragraph"/>
              <w:spacing w:line="360" w:lineRule="auto"/>
              <w:ind w:firstLine="0"/>
              <w:rPr>
                <w:sz w:val="28"/>
                <w:szCs w:val="28"/>
              </w:rPr>
            </w:pPr>
          </w:p>
        </w:tc>
        <w:tc>
          <w:tcPr>
            <w:tcW w:w="2410" w:type="dxa"/>
          </w:tcPr>
          <w:p w14:paraId="5445F8F6" w14:textId="40F43556" w:rsidR="000F5E9F" w:rsidRPr="00134858" w:rsidRDefault="000F5E9F" w:rsidP="00283861">
            <w:pPr>
              <w:pStyle w:val="Paragraph"/>
              <w:spacing w:line="360" w:lineRule="auto"/>
              <w:ind w:firstLine="0"/>
              <w:jc w:val="left"/>
              <w:rPr>
                <w:sz w:val="28"/>
                <w:szCs w:val="28"/>
              </w:rPr>
            </w:pPr>
            <w:r>
              <w:rPr>
                <w:sz w:val="28"/>
                <w:szCs w:val="28"/>
              </w:rPr>
              <w:t>Thành phố</w:t>
            </w:r>
          </w:p>
        </w:tc>
        <w:tc>
          <w:tcPr>
            <w:tcW w:w="1241" w:type="dxa"/>
          </w:tcPr>
          <w:p w14:paraId="1B6CD551" w14:textId="77777777" w:rsidR="000F5E9F" w:rsidRPr="00134858" w:rsidRDefault="000F5E9F" w:rsidP="008F2D9E">
            <w:pPr>
              <w:pStyle w:val="Paragraph"/>
              <w:keepNext/>
              <w:spacing w:line="360" w:lineRule="auto"/>
              <w:ind w:firstLine="0"/>
              <w:rPr>
                <w:sz w:val="28"/>
                <w:szCs w:val="28"/>
              </w:rPr>
            </w:pPr>
          </w:p>
        </w:tc>
      </w:tr>
    </w:tbl>
    <w:p w14:paraId="1AE62259" w14:textId="6A29C26A" w:rsidR="000F5E9F" w:rsidRPr="000F5E9F" w:rsidRDefault="008F2D9E" w:rsidP="008F2D9E">
      <w:pPr>
        <w:pStyle w:val="Caption"/>
        <w:jc w:val="center"/>
      </w:pPr>
      <w:bookmarkStart w:id="78" w:name="_Toc27492841"/>
      <w:r>
        <w:t>Hình 2.</w:t>
      </w:r>
      <w:r w:rsidR="009108F5">
        <w:fldChar w:fldCharType="begin"/>
      </w:r>
      <w:r w:rsidR="009108F5">
        <w:instrText xml:space="preserve"> SEQ Table \* ARABIC </w:instrText>
      </w:r>
      <w:r w:rsidR="009108F5">
        <w:fldChar w:fldCharType="separate"/>
      </w:r>
      <w:r w:rsidR="00234450">
        <w:rPr>
          <w:noProof/>
        </w:rPr>
        <w:t>20</w:t>
      </w:r>
      <w:r w:rsidR="009108F5">
        <w:rPr>
          <w:noProof/>
        </w:rPr>
        <w:fldChar w:fldCharType="end"/>
      </w:r>
      <w:r>
        <w:t>. Mô tả chi tiết bảng customer</w:t>
      </w:r>
      <w:bookmarkEnd w:id="78"/>
    </w:p>
    <w:p w14:paraId="16BD3E44" w14:textId="077B2D94" w:rsidR="000F5E9F" w:rsidRPr="00CE573B" w:rsidRDefault="000F5E9F" w:rsidP="00CE573B">
      <w:pPr>
        <w:rPr>
          <w:rFonts w:ascii="Times New Roman" w:hAnsi="Times New Roman"/>
          <w:b/>
          <w:bCs/>
          <w:sz w:val="26"/>
          <w:szCs w:val="26"/>
        </w:rPr>
      </w:pPr>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14354CC3" w14:textId="77777777" w:rsidTr="00283861">
        <w:tc>
          <w:tcPr>
            <w:tcW w:w="2376" w:type="dxa"/>
          </w:tcPr>
          <w:p w14:paraId="750A6E5F" w14:textId="77777777" w:rsidR="000F5E9F" w:rsidRPr="00134858" w:rsidRDefault="000F5E9F" w:rsidP="00283861">
            <w:pPr>
              <w:pStyle w:val="Paragraph"/>
              <w:spacing w:line="360" w:lineRule="auto"/>
              <w:ind w:firstLine="0"/>
              <w:rPr>
                <w:sz w:val="28"/>
                <w:szCs w:val="28"/>
              </w:rPr>
            </w:pPr>
            <w:r w:rsidRPr="00134858">
              <w:rPr>
                <w:sz w:val="28"/>
                <w:szCs w:val="28"/>
              </w:rPr>
              <w:t>Trường</w:t>
            </w:r>
          </w:p>
        </w:tc>
        <w:tc>
          <w:tcPr>
            <w:tcW w:w="1414" w:type="dxa"/>
          </w:tcPr>
          <w:p w14:paraId="2C393124"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291F0B05"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26F68999"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5B0970B2"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496618B7" w14:textId="77777777" w:rsidTr="00283861">
        <w:tc>
          <w:tcPr>
            <w:tcW w:w="2376" w:type="dxa"/>
          </w:tcPr>
          <w:p w14:paraId="5BCE7E20" w14:textId="18259743" w:rsidR="000F5E9F" w:rsidRPr="00134858" w:rsidRDefault="000F5E9F" w:rsidP="00283861">
            <w:pPr>
              <w:pStyle w:val="Paragraph"/>
              <w:spacing w:line="360" w:lineRule="auto"/>
              <w:ind w:firstLine="0"/>
              <w:rPr>
                <w:sz w:val="28"/>
                <w:szCs w:val="28"/>
              </w:rPr>
            </w:pPr>
            <w:r>
              <w:rPr>
                <w:sz w:val="28"/>
                <w:szCs w:val="28"/>
              </w:rPr>
              <w:t>Id</w:t>
            </w:r>
          </w:p>
        </w:tc>
        <w:tc>
          <w:tcPr>
            <w:tcW w:w="1414" w:type="dxa"/>
          </w:tcPr>
          <w:p w14:paraId="1BC96EB0" w14:textId="204D13CE" w:rsidR="000F5E9F" w:rsidRPr="00134858" w:rsidRDefault="000F5E9F" w:rsidP="00283861">
            <w:pPr>
              <w:pStyle w:val="Paragraph"/>
              <w:spacing w:line="360" w:lineRule="auto"/>
              <w:ind w:firstLine="0"/>
              <w:rPr>
                <w:sz w:val="28"/>
                <w:szCs w:val="28"/>
              </w:rPr>
            </w:pPr>
            <w:r>
              <w:rPr>
                <w:sz w:val="28"/>
                <w:szCs w:val="28"/>
              </w:rPr>
              <w:t>Int</w:t>
            </w:r>
          </w:p>
        </w:tc>
        <w:tc>
          <w:tcPr>
            <w:tcW w:w="1563" w:type="dxa"/>
          </w:tcPr>
          <w:p w14:paraId="19A82058" w14:textId="53388424"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61ED919B" w14:textId="667F0C8A" w:rsidR="000F5E9F" w:rsidRPr="00134858" w:rsidRDefault="000F5E9F" w:rsidP="00283861">
            <w:pPr>
              <w:pStyle w:val="Paragraph"/>
              <w:spacing w:line="360" w:lineRule="auto"/>
              <w:ind w:firstLine="0"/>
              <w:jc w:val="left"/>
              <w:rPr>
                <w:sz w:val="28"/>
                <w:szCs w:val="28"/>
              </w:rPr>
            </w:pPr>
            <w:r>
              <w:rPr>
                <w:sz w:val="28"/>
                <w:szCs w:val="28"/>
              </w:rPr>
              <w:t>Mã chi phí</w:t>
            </w:r>
          </w:p>
        </w:tc>
        <w:tc>
          <w:tcPr>
            <w:tcW w:w="1241" w:type="dxa"/>
          </w:tcPr>
          <w:p w14:paraId="71F7C5A4"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7FEF6D20" w14:textId="77777777" w:rsidTr="00283861">
        <w:tc>
          <w:tcPr>
            <w:tcW w:w="2376" w:type="dxa"/>
          </w:tcPr>
          <w:p w14:paraId="6CCF134C" w14:textId="183C23CE" w:rsidR="000F5E9F" w:rsidRPr="00134858" w:rsidRDefault="000F5E9F" w:rsidP="00283861">
            <w:pPr>
              <w:pStyle w:val="Paragraph"/>
              <w:spacing w:line="360" w:lineRule="auto"/>
              <w:ind w:firstLine="0"/>
              <w:rPr>
                <w:sz w:val="28"/>
                <w:szCs w:val="28"/>
              </w:rPr>
            </w:pPr>
            <w:r>
              <w:rPr>
                <w:sz w:val="28"/>
                <w:szCs w:val="28"/>
              </w:rPr>
              <w:t>Expense_name</w:t>
            </w:r>
          </w:p>
        </w:tc>
        <w:tc>
          <w:tcPr>
            <w:tcW w:w="1414" w:type="dxa"/>
          </w:tcPr>
          <w:p w14:paraId="5F243D40"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0C4E96CC" w14:textId="18C711F2"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3DFBBBB8" w14:textId="0FD49876" w:rsidR="000F5E9F" w:rsidRPr="00134858" w:rsidRDefault="000F5E9F" w:rsidP="00283861">
            <w:pPr>
              <w:pStyle w:val="Paragraph"/>
              <w:spacing w:line="360" w:lineRule="auto"/>
              <w:ind w:firstLine="0"/>
              <w:rPr>
                <w:sz w:val="28"/>
                <w:szCs w:val="28"/>
              </w:rPr>
            </w:pPr>
            <w:r>
              <w:rPr>
                <w:sz w:val="28"/>
                <w:szCs w:val="28"/>
              </w:rPr>
              <w:t>Tên chi phí</w:t>
            </w:r>
          </w:p>
        </w:tc>
        <w:tc>
          <w:tcPr>
            <w:tcW w:w="1241" w:type="dxa"/>
          </w:tcPr>
          <w:p w14:paraId="7D5D50BD"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0816CC3B" w14:textId="77777777" w:rsidTr="00283861">
        <w:tc>
          <w:tcPr>
            <w:tcW w:w="2376" w:type="dxa"/>
          </w:tcPr>
          <w:p w14:paraId="1F3A583E" w14:textId="3AC11B6C" w:rsidR="000F5E9F" w:rsidRPr="00134858" w:rsidRDefault="000F5E9F" w:rsidP="00283861">
            <w:pPr>
              <w:pStyle w:val="Paragraph"/>
              <w:spacing w:line="360" w:lineRule="auto"/>
              <w:ind w:firstLine="0"/>
              <w:rPr>
                <w:sz w:val="28"/>
                <w:szCs w:val="28"/>
              </w:rPr>
            </w:pPr>
            <w:r>
              <w:rPr>
                <w:sz w:val="28"/>
                <w:szCs w:val="28"/>
              </w:rPr>
              <w:t>Expense_cost</w:t>
            </w:r>
          </w:p>
        </w:tc>
        <w:tc>
          <w:tcPr>
            <w:tcW w:w="1414" w:type="dxa"/>
          </w:tcPr>
          <w:p w14:paraId="1C58007E" w14:textId="2CF3162C" w:rsidR="000F5E9F" w:rsidRPr="00134858" w:rsidRDefault="000F5E9F" w:rsidP="00283861">
            <w:pPr>
              <w:pStyle w:val="Paragraph"/>
              <w:spacing w:line="360" w:lineRule="auto"/>
              <w:ind w:firstLine="0"/>
              <w:rPr>
                <w:sz w:val="28"/>
                <w:szCs w:val="28"/>
              </w:rPr>
            </w:pPr>
            <w:r>
              <w:rPr>
                <w:sz w:val="28"/>
                <w:szCs w:val="28"/>
              </w:rPr>
              <w:t>Int</w:t>
            </w:r>
          </w:p>
        </w:tc>
        <w:tc>
          <w:tcPr>
            <w:tcW w:w="1563" w:type="dxa"/>
          </w:tcPr>
          <w:p w14:paraId="77179D90" w14:textId="11FD4F1B"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60049B91" w14:textId="1DFA08AE" w:rsidR="000F5E9F" w:rsidRPr="00134858" w:rsidRDefault="00283861" w:rsidP="00283861">
            <w:pPr>
              <w:pStyle w:val="Paragraph"/>
              <w:spacing w:line="360" w:lineRule="auto"/>
              <w:ind w:firstLine="0"/>
              <w:rPr>
                <w:sz w:val="28"/>
                <w:szCs w:val="28"/>
              </w:rPr>
            </w:pPr>
            <w:r>
              <w:rPr>
                <w:sz w:val="28"/>
                <w:szCs w:val="28"/>
              </w:rPr>
              <w:t>Số tiền chi phí</w:t>
            </w:r>
          </w:p>
        </w:tc>
        <w:tc>
          <w:tcPr>
            <w:tcW w:w="1241" w:type="dxa"/>
          </w:tcPr>
          <w:p w14:paraId="2BD0E610" w14:textId="77777777" w:rsidR="000F5E9F" w:rsidRPr="00134858" w:rsidRDefault="000F5E9F" w:rsidP="00283861">
            <w:pPr>
              <w:pStyle w:val="Paragraph"/>
              <w:spacing w:line="360" w:lineRule="auto"/>
              <w:ind w:firstLine="0"/>
              <w:rPr>
                <w:sz w:val="28"/>
                <w:szCs w:val="28"/>
              </w:rPr>
            </w:pPr>
          </w:p>
        </w:tc>
      </w:tr>
      <w:tr w:rsidR="000F5E9F" w:rsidRPr="00134858" w14:paraId="2540B89D" w14:textId="77777777" w:rsidTr="00283861">
        <w:tc>
          <w:tcPr>
            <w:tcW w:w="2376" w:type="dxa"/>
          </w:tcPr>
          <w:p w14:paraId="18BB7FEF" w14:textId="77777777" w:rsidR="000F5E9F" w:rsidRPr="00134858" w:rsidRDefault="000F5E9F" w:rsidP="00283861">
            <w:pPr>
              <w:pStyle w:val="Paragraph"/>
              <w:spacing w:line="360" w:lineRule="auto"/>
              <w:ind w:firstLine="0"/>
              <w:rPr>
                <w:sz w:val="28"/>
                <w:szCs w:val="28"/>
              </w:rPr>
            </w:pPr>
            <w:r w:rsidRPr="00134858">
              <w:rPr>
                <w:sz w:val="28"/>
                <w:szCs w:val="28"/>
              </w:rPr>
              <w:lastRenderedPageBreak/>
              <w:t>Created</w:t>
            </w:r>
          </w:p>
        </w:tc>
        <w:tc>
          <w:tcPr>
            <w:tcW w:w="1414" w:type="dxa"/>
          </w:tcPr>
          <w:p w14:paraId="6C27C2F2"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4C6EB6EC" w14:textId="77777777" w:rsidR="000F5E9F" w:rsidRPr="00134858" w:rsidRDefault="000F5E9F" w:rsidP="00283861">
            <w:pPr>
              <w:pStyle w:val="Paragraph"/>
              <w:spacing w:line="360" w:lineRule="auto"/>
              <w:ind w:firstLine="0"/>
              <w:rPr>
                <w:sz w:val="28"/>
                <w:szCs w:val="28"/>
              </w:rPr>
            </w:pPr>
          </w:p>
        </w:tc>
        <w:tc>
          <w:tcPr>
            <w:tcW w:w="2410" w:type="dxa"/>
          </w:tcPr>
          <w:p w14:paraId="4E6C630F" w14:textId="77777777" w:rsidR="000F5E9F" w:rsidRPr="00134858" w:rsidRDefault="000F5E9F" w:rsidP="00283861">
            <w:pPr>
              <w:pStyle w:val="Paragraph"/>
              <w:spacing w:line="360" w:lineRule="auto"/>
              <w:ind w:firstLine="0"/>
              <w:jc w:val="left"/>
              <w:rPr>
                <w:sz w:val="28"/>
                <w:szCs w:val="28"/>
              </w:rPr>
            </w:pPr>
            <w:r w:rsidRPr="00134858">
              <w:rPr>
                <w:sz w:val="28"/>
                <w:szCs w:val="28"/>
              </w:rPr>
              <w:t>Ngày tạo</w:t>
            </w:r>
          </w:p>
        </w:tc>
        <w:tc>
          <w:tcPr>
            <w:tcW w:w="1241" w:type="dxa"/>
          </w:tcPr>
          <w:p w14:paraId="2F2122CC" w14:textId="77777777" w:rsidR="000F5E9F" w:rsidRPr="00134858" w:rsidRDefault="000F5E9F" w:rsidP="00283861">
            <w:pPr>
              <w:pStyle w:val="Paragraph"/>
              <w:spacing w:line="360" w:lineRule="auto"/>
              <w:ind w:firstLine="0"/>
              <w:rPr>
                <w:sz w:val="28"/>
                <w:szCs w:val="28"/>
              </w:rPr>
            </w:pPr>
          </w:p>
        </w:tc>
      </w:tr>
      <w:tr w:rsidR="000F5E9F" w:rsidRPr="00134858" w14:paraId="56D0116D" w14:textId="77777777" w:rsidTr="00283861">
        <w:tc>
          <w:tcPr>
            <w:tcW w:w="2376" w:type="dxa"/>
          </w:tcPr>
          <w:p w14:paraId="3EF723F8" w14:textId="77777777" w:rsidR="000F5E9F" w:rsidRPr="00134858" w:rsidRDefault="000F5E9F" w:rsidP="00283861">
            <w:pPr>
              <w:pStyle w:val="Paragraph"/>
              <w:spacing w:line="360" w:lineRule="auto"/>
              <w:ind w:firstLine="0"/>
              <w:rPr>
                <w:sz w:val="28"/>
                <w:szCs w:val="28"/>
              </w:rPr>
            </w:pPr>
            <w:r w:rsidRPr="00134858">
              <w:rPr>
                <w:sz w:val="28"/>
                <w:szCs w:val="28"/>
              </w:rPr>
              <w:t>Updated</w:t>
            </w:r>
          </w:p>
        </w:tc>
        <w:tc>
          <w:tcPr>
            <w:tcW w:w="1414" w:type="dxa"/>
          </w:tcPr>
          <w:p w14:paraId="2A2BBF21"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6B502D40" w14:textId="77777777" w:rsidR="000F5E9F" w:rsidRPr="00134858" w:rsidRDefault="000F5E9F" w:rsidP="00283861">
            <w:pPr>
              <w:pStyle w:val="Paragraph"/>
              <w:spacing w:line="360" w:lineRule="auto"/>
              <w:ind w:firstLine="0"/>
              <w:rPr>
                <w:sz w:val="28"/>
                <w:szCs w:val="28"/>
              </w:rPr>
            </w:pPr>
          </w:p>
        </w:tc>
        <w:tc>
          <w:tcPr>
            <w:tcW w:w="2410" w:type="dxa"/>
          </w:tcPr>
          <w:p w14:paraId="7DE4EF66" w14:textId="77777777" w:rsidR="000F5E9F" w:rsidRPr="00134858" w:rsidRDefault="000F5E9F" w:rsidP="00283861">
            <w:pPr>
              <w:pStyle w:val="Paragraph"/>
              <w:spacing w:line="360" w:lineRule="auto"/>
              <w:ind w:firstLine="0"/>
              <w:jc w:val="left"/>
              <w:rPr>
                <w:sz w:val="28"/>
                <w:szCs w:val="28"/>
              </w:rPr>
            </w:pPr>
            <w:r w:rsidRPr="00134858">
              <w:rPr>
                <w:sz w:val="28"/>
                <w:szCs w:val="28"/>
              </w:rPr>
              <w:t>Ngày sửa</w:t>
            </w:r>
          </w:p>
        </w:tc>
        <w:tc>
          <w:tcPr>
            <w:tcW w:w="1241" w:type="dxa"/>
          </w:tcPr>
          <w:p w14:paraId="52C125B2" w14:textId="77777777" w:rsidR="000F5E9F" w:rsidRPr="00134858" w:rsidRDefault="000F5E9F" w:rsidP="008F2D9E">
            <w:pPr>
              <w:pStyle w:val="Paragraph"/>
              <w:keepNext/>
              <w:spacing w:line="360" w:lineRule="auto"/>
              <w:ind w:firstLine="0"/>
              <w:rPr>
                <w:sz w:val="28"/>
                <w:szCs w:val="28"/>
              </w:rPr>
            </w:pPr>
          </w:p>
        </w:tc>
      </w:tr>
    </w:tbl>
    <w:p w14:paraId="17B87D4D" w14:textId="115B6BBF" w:rsidR="008F2D9E" w:rsidRDefault="008F2D9E" w:rsidP="008F2D9E">
      <w:pPr>
        <w:pStyle w:val="Caption"/>
        <w:jc w:val="center"/>
      </w:pPr>
      <w:bookmarkStart w:id="79" w:name="_Toc27492842"/>
      <w:r>
        <w:t>Hình 2.</w:t>
      </w:r>
      <w:r w:rsidR="009108F5">
        <w:fldChar w:fldCharType="begin"/>
      </w:r>
      <w:r w:rsidR="009108F5">
        <w:instrText xml:space="preserve"> SEQ Table \* ARABIC </w:instrText>
      </w:r>
      <w:r w:rsidR="009108F5">
        <w:fldChar w:fldCharType="separate"/>
      </w:r>
      <w:r w:rsidR="00234450">
        <w:rPr>
          <w:noProof/>
        </w:rPr>
        <w:t>21</w:t>
      </w:r>
      <w:r w:rsidR="009108F5">
        <w:rPr>
          <w:noProof/>
        </w:rPr>
        <w:fldChar w:fldCharType="end"/>
      </w:r>
      <w:r>
        <w:t>. Mô tả chi tiết bảng expense</w:t>
      </w:r>
      <w:bookmarkEnd w:id="79"/>
    </w:p>
    <w:p w14:paraId="1F7D79A4" w14:textId="5CC2E62C" w:rsidR="00283861" w:rsidRPr="00CE573B" w:rsidRDefault="00283861" w:rsidP="00CE573B">
      <w:pPr>
        <w:rPr>
          <w:rFonts w:ascii="Times New Roman" w:hAnsi="Times New Roman"/>
          <w:b/>
          <w:bCs/>
          <w:sz w:val="26"/>
          <w:szCs w:val="26"/>
        </w:rPr>
      </w:pPr>
    </w:p>
    <w:tbl>
      <w:tblPr>
        <w:tblStyle w:val="TableGrid"/>
        <w:tblW w:w="0" w:type="auto"/>
        <w:tblLook w:val="04A0" w:firstRow="1" w:lastRow="0" w:firstColumn="1" w:lastColumn="0" w:noHBand="0" w:noVBand="1"/>
      </w:tblPr>
      <w:tblGrid>
        <w:gridCol w:w="1800"/>
        <w:gridCol w:w="1801"/>
        <w:gridCol w:w="1185"/>
        <w:gridCol w:w="2417"/>
        <w:gridCol w:w="1801"/>
      </w:tblGrid>
      <w:tr w:rsidR="00283861" w:rsidRPr="00134858" w14:paraId="78E84C23" w14:textId="77777777" w:rsidTr="00283861">
        <w:tc>
          <w:tcPr>
            <w:tcW w:w="1800" w:type="dxa"/>
          </w:tcPr>
          <w:p w14:paraId="2BB05B27" w14:textId="77777777" w:rsidR="00283861" w:rsidRPr="00134858" w:rsidRDefault="00283861" w:rsidP="00283861">
            <w:pPr>
              <w:pStyle w:val="Paragraph"/>
              <w:spacing w:line="360" w:lineRule="auto"/>
              <w:ind w:firstLine="0"/>
              <w:rPr>
                <w:sz w:val="28"/>
                <w:szCs w:val="28"/>
              </w:rPr>
            </w:pPr>
            <w:r w:rsidRPr="00134858">
              <w:rPr>
                <w:sz w:val="28"/>
                <w:szCs w:val="28"/>
              </w:rPr>
              <w:t>Trường</w:t>
            </w:r>
          </w:p>
        </w:tc>
        <w:tc>
          <w:tcPr>
            <w:tcW w:w="1801" w:type="dxa"/>
          </w:tcPr>
          <w:p w14:paraId="27A5A117" w14:textId="77777777" w:rsidR="00283861" w:rsidRPr="00134858" w:rsidRDefault="00283861" w:rsidP="00283861">
            <w:pPr>
              <w:pStyle w:val="Paragraph"/>
              <w:spacing w:line="360" w:lineRule="auto"/>
              <w:ind w:firstLine="0"/>
              <w:jc w:val="left"/>
              <w:rPr>
                <w:sz w:val="28"/>
                <w:szCs w:val="28"/>
              </w:rPr>
            </w:pPr>
            <w:r w:rsidRPr="00134858">
              <w:rPr>
                <w:sz w:val="28"/>
                <w:szCs w:val="28"/>
              </w:rPr>
              <w:t>Kiểu dữ liệu</w:t>
            </w:r>
          </w:p>
        </w:tc>
        <w:tc>
          <w:tcPr>
            <w:tcW w:w="1185" w:type="dxa"/>
          </w:tcPr>
          <w:p w14:paraId="1821B27E" w14:textId="77777777" w:rsidR="00283861" w:rsidRPr="00134858" w:rsidRDefault="00283861" w:rsidP="00283861">
            <w:pPr>
              <w:pStyle w:val="Paragraph"/>
              <w:spacing w:line="360" w:lineRule="auto"/>
              <w:ind w:firstLine="0"/>
              <w:rPr>
                <w:sz w:val="28"/>
                <w:szCs w:val="28"/>
              </w:rPr>
            </w:pPr>
            <w:r w:rsidRPr="00134858">
              <w:rPr>
                <w:sz w:val="28"/>
                <w:szCs w:val="28"/>
              </w:rPr>
              <w:t>Kích thước</w:t>
            </w:r>
          </w:p>
        </w:tc>
        <w:tc>
          <w:tcPr>
            <w:tcW w:w="2417" w:type="dxa"/>
          </w:tcPr>
          <w:p w14:paraId="5FC95C05" w14:textId="77777777" w:rsidR="00283861" w:rsidRPr="00134858" w:rsidRDefault="00283861" w:rsidP="00283861">
            <w:pPr>
              <w:pStyle w:val="Paragraph"/>
              <w:spacing w:line="360" w:lineRule="auto"/>
              <w:ind w:firstLine="0"/>
              <w:rPr>
                <w:sz w:val="28"/>
                <w:szCs w:val="28"/>
              </w:rPr>
            </w:pPr>
            <w:r w:rsidRPr="00134858">
              <w:rPr>
                <w:sz w:val="28"/>
                <w:szCs w:val="28"/>
              </w:rPr>
              <w:t>Diễn giải</w:t>
            </w:r>
          </w:p>
        </w:tc>
        <w:tc>
          <w:tcPr>
            <w:tcW w:w="1801" w:type="dxa"/>
          </w:tcPr>
          <w:p w14:paraId="4ADC1A43" w14:textId="77777777" w:rsidR="00283861" w:rsidRPr="00134858" w:rsidRDefault="00283861" w:rsidP="00283861">
            <w:pPr>
              <w:pStyle w:val="Paragraph"/>
              <w:spacing w:line="360" w:lineRule="auto"/>
              <w:ind w:firstLine="0"/>
              <w:rPr>
                <w:sz w:val="28"/>
                <w:szCs w:val="28"/>
              </w:rPr>
            </w:pPr>
            <w:r w:rsidRPr="00134858">
              <w:rPr>
                <w:sz w:val="28"/>
                <w:szCs w:val="28"/>
              </w:rPr>
              <w:t>Ràng buộc</w:t>
            </w:r>
          </w:p>
        </w:tc>
      </w:tr>
      <w:tr w:rsidR="00283861" w:rsidRPr="00134858" w14:paraId="00033A7A" w14:textId="77777777" w:rsidTr="00283861">
        <w:tc>
          <w:tcPr>
            <w:tcW w:w="1800" w:type="dxa"/>
          </w:tcPr>
          <w:p w14:paraId="02BDC5B7" w14:textId="77777777" w:rsidR="00283861" w:rsidRPr="00134858" w:rsidRDefault="00283861" w:rsidP="00283861">
            <w:pPr>
              <w:pStyle w:val="Paragraph"/>
              <w:spacing w:line="360" w:lineRule="auto"/>
              <w:ind w:firstLine="0"/>
              <w:rPr>
                <w:sz w:val="28"/>
                <w:szCs w:val="28"/>
              </w:rPr>
            </w:pPr>
            <w:r w:rsidRPr="00134858">
              <w:rPr>
                <w:sz w:val="28"/>
                <w:szCs w:val="28"/>
              </w:rPr>
              <w:t>historyID</w:t>
            </w:r>
          </w:p>
        </w:tc>
        <w:tc>
          <w:tcPr>
            <w:tcW w:w="1801" w:type="dxa"/>
          </w:tcPr>
          <w:p w14:paraId="4556BFA4"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185" w:type="dxa"/>
          </w:tcPr>
          <w:p w14:paraId="2C02DF55"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2417" w:type="dxa"/>
          </w:tcPr>
          <w:p w14:paraId="053E87D0" w14:textId="77777777" w:rsidR="00283861" w:rsidRPr="00134858" w:rsidRDefault="00283861" w:rsidP="00283861">
            <w:pPr>
              <w:pStyle w:val="Paragraph"/>
              <w:spacing w:line="360" w:lineRule="auto"/>
              <w:ind w:firstLine="0"/>
              <w:jc w:val="left"/>
              <w:rPr>
                <w:sz w:val="28"/>
                <w:szCs w:val="28"/>
              </w:rPr>
            </w:pPr>
            <w:r w:rsidRPr="00134858">
              <w:rPr>
                <w:sz w:val="28"/>
                <w:szCs w:val="28"/>
              </w:rPr>
              <w:t>Mã lịch sử hoạt động</w:t>
            </w:r>
          </w:p>
        </w:tc>
        <w:tc>
          <w:tcPr>
            <w:tcW w:w="1801" w:type="dxa"/>
          </w:tcPr>
          <w:p w14:paraId="4AECF86D" w14:textId="77777777" w:rsidR="00283861" w:rsidRPr="00134858" w:rsidRDefault="00283861" w:rsidP="00283861">
            <w:pPr>
              <w:pStyle w:val="Paragraph"/>
              <w:spacing w:line="360" w:lineRule="auto"/>
              <w:ind w:firstLine="0"/>
              <w:rPr>
                <w:sz w:val="28"/>
                <w:szCs w:val="28"/>
              </w:rPr>
            </w:pPr>
            <w:r w:rsidRPr="00134858">
              <w:rPr>
                <w:sz w:val="28"/>
                <w:szCs w:val="28"/>
              </w:rPr>
              <w:t>Khóa chính</w:t>
            </w:r>
          </w:p>
        </w:tc>
      </w:tr>
      <w:tr w:rsidR="00283861" w:rsidRPr="00134858" w14:paraId="6FB6BFED" w14:textId="77777777" w:rsidTr="00283861">
        <w:tc>
          <w:tcPr>
            <w:tcW w:w="1800" w:type="dxa"/>
          </w:tcPr>
          <w:p w14:paraId="16E71BBC" w14:textId="77777777" w:rsidR="00283861" w:rsidRPr="00134858" w:rsidRDefault="00283861" w:rsidP="00283861">
            <w:pPr>
              <w:pStyle w:val="Paragraph"/>
              <w:spacing w:line="360" w:lineRule="auto"/>
              <w:ind w:firstLine="0"/>
              <w:rPr>
                <w:sz w:val="28"/>
                <w:szCs w:val="28"/>
              </w:rPr>
            </w:pPr>
            <w:r w:rsidRPr="00134858">
              <w:rPr>
                <w:sz w:val="28"/>
                <w:szCs w:val="28"/>
              </w:rPr>
              <w:t>historyName</w:t>
            </w:r>
          </w:p>
        </w:tc>
        <w:tc>
          <w:tcPr>
            <w:tcW w:w="1801" w:type="dxa"/>
          </w:tcPr>
          <w:p w14:paraId="3B1FC4BB" w14:textId="77777777" w:rsidR="00283861" w:rsidRPr="00134858" w:rsidRDefault="00283861" w:rsidP="00283861">
            <w:pPr>
              <w:pStyle w:val="Paragraph"/>
              <w:spacing w:line="360" w:lineRule="auto"/>
              <w:ind w:firstLine="0"/>
              <w:rPr>
                <w:sz w:val="28"/>
                <w:szCs w:val="28"/>
              </w:rPr>
            </w:pPr>
            <w:r w:rsidRPr="00134858">
              <w:rPr>
                <w:sz w:val="28"/>
                <w:szCs w:val="28"/>
              </w:rPr>
              <w:t>Varchar</w:t>
            </w:r>
          </w:p>
        </w:tc>
        <w:tc>
          <w:tcPr>
            <w:tcW w:w="1185" w:type="dxa"/>
          </w:tcPr>
          <w:p w14:paraId="4CCAFB88" w14:textId="77777777" w:rsidR="00283861" w:rsidRPr="00134858" w:rsidRDefault="00283861" w:rsidP="00283861">
            <w:pPr>
              <w:pStyle w:val="Paragraph"/>
              <w:spacing w:line="360" w:lineRule="auto"/>
              <w:ind w:firstLine="0"/>
              <w:rPr>
                <w:sz w:val="28"/>
                <w:szCs w:val="28"/>
              </w:rPr>
            </w:pPr>
            <w:r w:rsidRPr="00134858">
              <w:rPr>
                <w:sz w:val="28"/>
                <w:szCs w:val="28"/>
              </w:rPr>
              <w:t>255</w:t>
            </w:r>
          </w:p>
        </w:tc>
        <w:tc>
          <w:tcPr>
            <w:tcW w:w="2417" w:type="dxa"/>
          </w:tcPr>
          <w:p w14:paraId="22207E67" w14:textId="77777777" w:rsidR="00283861" w:rsidRPr="00134858" w:rsidRDefault="00283861" w:rsidP="00283861">
            <w:pPr>
              <w:pStyle w:val="Paragraph"/>
              <w:spacing w:line="360" w:lineRule="auto"/>
              <w:ind w:firstLine="0"/>
              <w:jc w:val="left"/>
              <w:rPr>
                <w:sz w:val="28"/>
                <w:szCs w:val="28"/>
              </w:rPr>
            </w:pPr>
            <w:r w:rsidRPr="00134858">
              <w:rPr>
                <w:sz w:val="28"/>
                <w:szCs w:val="28"/>
              </w:rPr>
              <w:t>Tên lịch sử động</w:t>
            </w:r>
          </w:p>
        </w:tc>
        <w:tc>
          <w:tcPr>
            <w:tcW w:w="1801" w:type="dxa"/>
          </w:tcPr>
          <w:p w14:paraId="539E01C5" w14:textId="77777777" w:rsidR="00283861" w:rsidRPr="00134858" w:rsidRDefault="00283861" w:rsidP="00283861">
            <w:pPr>
              <w:pStyle w:val="Paragraph"/>
              <w:spacing w:line="360" w:lineRule="auto"/>
              <w:ind w:firstLine="0"/>
              <w:rPr>
                <w:sz w:val="28"/>
                <w:szCs w:val="28"/>
              </w:rPr>
            </w:pPr>
          </w:p>
        </w:tc>
      </w:tr>
      <w:tr w:rsidR="00283861" w:rsidRPr="00134858" w14:paraId="6F380D07" w14:textId="77777777" w:rsidTr="00283861">
        <w:tc>
          <w:tcPr>
            <w:tcW w:w="1800" w:type="dxa"/>
          </w:tcPr>
          <w:p w14:paraId="50EDCD60" w14:textId="77777777" w:rsidR="00283861" w:rsidRPr="00134858" w:rsidRDefault="00283861" w:rsidP="00283861">
            <w:pPr>
              <w:pStyle w:val="Paragraph"/>
              <w:spacing w:line="360" w:lineRule="auto"/>
              <w:ind w:firstLine="0"/>
              <w:rPr>
                <w:sz w:val="28"/>
                <w:szCs w:val="28"/>
              </w:rPr>
            </w:pPr>
            <w:r w:rsidRPr="00134858">
              <w:rPr>
                <w:sz w:val="28"/>
                <w:szCs w:val="28"/>
              </w:rPr>
              <w:t>user</w:t>
            </w:r>
          </w:p>
        </w:tc>
        <w:tc>
          <w:tcPr>
            <w:tcW w:w="1801" w:type="dxa"/>
          </w:tcPr>
          <w:p w14:paraId="4DECB377"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185" w:type="dxa"/>
          </w:tcPr>
          <w:p w14:paraId="0CADC309"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2417" w:type="dxa"/>
          </w:tcPr>
          <w:p w14:paraId="011FEBD7" w14:textId="77777777" w:rsidR="00283861" w:rsidRPr="00134858" w:rsidRDefault="00283861" w:rsidP="00283861">
            <w:pPr>
              <w:pStyle w:val="Paragraph"/>
              <w:spacing w:line="360" w:lineRule="auto"/>
              <w:ind w:firstLine="0"/>
              <w:jc w:val="left"/>
              <w:rPr>
                <w:sz w:val="28"/>
                <w:szCs w:val="28"/>
              </w:rPr>
            </w:pPr>
          </w:p>
        </w:tc>
        <w:tc>
          <w:tcPr>
            <w:tcW w:w="1801" w:type="dxa"/>
          </w:tcPr>
          <w:p w14:paraId="40A75A17" w14:textId="77777777" w:rsidR="00283861" w:rsidRPr="00134858" w:rsidRDefault="00283861" w:rsidP="00283861">
            <w:pPr>
              <w:pStyle w:val="Paragraph"/>
              <w:spacing w:line="360" w:lineRule="auto"/>
              <w:ind w:firstLine="0"/>
              <w:rPr>
                <w:sz w:val="28"/>
                <w:szCs w:val="28"/>
              </w:rPr>
            </w:pPr>
            <w:r w:rsidRPr="00134858">
              <w:rPr>
                <w:sz w:val="28"/>
                <w:szCs w:val="28"/>
              </w:rPr>
              <w:t>Khóa ngoại</w:t>
            </w:r>
          </w:p>
        </w:tc>
      </w:tr>
      <w:tr w:rsidR="00283861" w:rsidRPr="00134858" w14:paraId="6C98EDC3" w14:textId="77777777" w:rsidTr="00283861">
        <w:tc>
          <w:tcPr>
            <w:tcW w:w="1800" w:type="dxa"/>
          </w:tcPr>
          <w:p w14:paraId="5458C7B1" w14:textId="77777777" w:rsidR="00283861" w:rsidRPr="00134858" w:rsidRDefault="00283861" w:rsidP="00283861">
            <w:pPr>
              <w:pStyle w:val="Paragraph"/>
              <w:spacing w:line="360" w:lineRule="auto"/>
              <w:ind w:firstLine="0"/>
              <w:rPr>
                <w:sz w:val="28"/>
                <w:szCs w:val="28"/>
              </w:rPr>
            </w:pPr>
            <w:r w:rsidRPr="00134858">
              <w:rPr>
                <w:sz w:val="28"/>
                <w:szCs w:val="28"/>
              </w:rPr>
              <w:t>Created</w:t>
            </w:r>
          </w:p>
        </w:tc>
        <w:tc>
          <w:tcPr>
            <w:tcW w:w="1801" w:type="dxa"/>
          </w:tcPr>
          <w:p w14:paraId="6CF1BEC5" w14:textId="77777777" w:rsidR="00283861" w:rsidRPr="00134858" w:rsidRDefault="00283861" w:rsidP="00283861">
            <w:pPr>
              <w:pStyle w:val="Paragraph"/>
              <w:spacing w:line="360" w:lineRule="auto"/>
              <w:ind w:firstLine="0"/>
              <w:rPr>
                <w:sz w:val="28"/>
                <w:szCs w:val="28"/>
              </w:rPr>
            </w:pPr>
            <w:r w:rsidRPr="00134858">
              <w:rPr>
                <w:sz w:val="28"/>
                <w:szCs w:val="28"/>
              </w:rPr>
              <w:t>datetime</w:t>
            </w:r>
          </w:p>
        </w:tc>
        <w:tc>
          <w:tcPr>
            <w:tcW w:w="1185" w:type="dxa"/>
          </w:tcPr>
          <w:p w14:paraId="113073DF" w14:textId="77777777" w:rsidR="00283861" w:rsidRPr="00134858" w:rsidRDefault="00283861" w:rsidP="00283861">
            <w:pPr>
              <w:pStyle w:val="Paragraph"/>
              <w:spacing w:line="360" w:lineRule="auto"/>
              <w:ind w:firstLine="0"/>
              <w:rPr>
                <w:sz w:val="28"/>
                <w:szCs w:val="28"/>
              </w:rPr>
            </w:pPr>
          </w:p>
        </w:tc>
        <w:tc>
          <w:tcPr>
            <w:tcW w:w="2417" w:type="dxa"/>
          </w:tcPr>
          <w:p w14:paraId="0AD9DF7F" w14:textId="77777777" w:rsidR="00283861" w:rsidRPr="00134858" w:rsidRDefault="00283861" w:rsidP="00283861">
            <w:pPr>
              <w:pStyle w:val="Paragraph"/>
              <w:spacing w:line="360" w:lineRule="auto"/>
              <w:ind w:firstLine="0"/>
              <w:jc w:val="left"/>
              <w:rPr>
                <w:sz w:val="28"/>
                <w:szCs w:val="28"/>
              </w:rPr>
            </w:pPr>
            <w:r w:rsidRPr="00134858">
              <w:rPr>
                <w:sz w:val="28"/>
                <w:szCs w:val="28"/>
              </w:rPr>
              <w:t>Ngày tạo</w:t>
            </w:r>
          </w:p>
        </w:tc>
        <w:tc>
          <w:tcPr>
            <w:tcW w:w="1801" w:type="dxa"/>
          </w:tcPr>
          <w:p w14:paraId="635FC86D" w14:textId="77777777" w:rsidR="00283861" w:rsidRPr="00134858" w:rsidRDefault="00283861" w:rsidP="008F2D9E">
            <w:pPr>
              <w:pStyle w:val="Paragraph"/>
              <w:keepNext/>
              <w:spacing w:line="360" w:lineRule="auto"/>
              <w:ind w:firstLine="0"/>
              <w:rPr>
                <w:sz w:val="28"/>
                <w:szCs w:val="28"/>
              </w:rPr>
            </w:pPr>
          </w:p>
        </w:tc>
      </w:tr>
    </w:tbl>
    <w:p w14:paraId="07D83D43" w14:textId="6604787B" w:rsidR="008F2D9E" w:rsidRDefault="008F2D9E" w:rsidP="008F2D9E">
      <w:pPr>
        <w:pStyle w:val="Caption"/>
        <w:jc w:val="center"/>
      </w:pPr>
      <w:bookmarkStart w:id="80" w:name="_Toc27492843"/>
      <w:r>
        <w:t>Hình 2.</w:t>
      </w:r>
      <w:r w:rsidR="009108F5">
        <w:fldChar w:fldCharType="begin"/>
      </w:r>
      <w:r w:rsidR="009108F5">
        <w:instrText xml:space="preserve"> SEQ Table \* ARABIC </w:instrText>
      </w:r>
      <w:r w:rsidR="009108F5">
        <w:fldChar w:fldCharType="separate"/>
      </w:r>
      <w:r w:rsidR="00234450">
        <w:rPr>
          <w:noProof/>
        </w:rPr>
        <w:t>22</w:t>
      </w:r>
      <w:r w:rsidR="009108F5">
        <w:rPr>
          <w:noProof/>
        </w:rPr>
        <w:fldChar w:fldCharType="end"/>
      </w:r>
      <w:r>
        <w:t>. Mô tả chi tiết bảng history</w:t>
      </w:r>
      <w:bookmarkEnd w:id="80"/>
    </w:p>
    <w:p w14:paraId="7A6BBA32" w14:textId="2A1CCE1B" w:rsidR="000E28D2" w:rsidRPr="00CE573B" w:rsidRDefault="000E28D2" w:rsidP="00CE573B">
      <w:pPr>
        <w:pStyle w:val="Paragraph"/>
        <w:spacing w:line="360" w:lineRule="auto"/>
        <w:ind w:firstLine="0"/>
        <w:rPr>
          <w:b/>
          <w:bCs/>
          <w:sz w:val="26"/>
          <w:szCs w:val="26"/>
        </w:rPr>
      </w:pPr>
    </w:p>
    <w:tbl>
      <w:tblPr>
        <w:tblStyle w:val="TableGrid"/>
        <w:tblW w:w="0" w:type="auto"/>
        <w:tblLayout w:type="fixed"/>
        <w:tblLook w:val="04A0" w:firstRow="1" w:lastRow="0" w:firstColumn="1" w:lastColumn="0" w:noHBand="0" w:noVBand="1"/>
      </w:tblPr>
      <w:tblGrid>
        <w:gridCol w:w="1951"/>
        <w:gridCol w:w="1276"/>
        <w:gridCol w:w="992"/>
        <w:gridCol w:w="2977"/>
        <w:gridCol w:w="1808"/>
      </w:tblGrid>
      <w:tr w:rsidR="000E28D2" w:rsidRPr="00134858" w14:paraId="6CE0B0A5" w14:textId="77777777" w:rsidTr="000E28D2">
        <w:tc>
          <w:tcPr>
            <w:tcW w:w="1951" w:type="dxa"/>
          </w:tcPr>
          <w:p w14:paraId="11D2F758" w14:textId="77777777" w:rsidR="000E28D2" w:rsidRPr="00134858" w:rsidRDefault="000E28D2" w:rsidP="000E28D2">
            <w:pPr>
              <w:pStyle w:val="Paragraph"/>
              <w:spacing w:line="360" w:lineRule="auto"/>
              <w:ind w:firstLine="0"/>
              <w:rPr>
                <w:sz w:val="28"/>
                <w:szCs w:val="28"/>
              </w:rPr>
            </w:pPr>
            <w:r w:rsidRPr="00134858">
              <w:rPr>
                <w:sz w:val="28"/>
                <w:szCs w:val="28"/>
              </w:rPr>
              <w:t>Trường</w:t>
            </w:r>
          </w:p>
        </w:tc>
        <w:tc>
          <w:tcPr>
            <w:tcW w:w="1276" w:type="dxa"/>
          </w:tcPr>
          <w:p w14:paraId="6567A317" w14:textId="77777777" w:rsidR="000E28D2" w:rsidRPr="00134858" w:rsidRDefault="000E28D2" w:rsidP="000E28D2">
            <w:pPr>
              <w:pStyle w:val="Paragraph"/>
              <w:spacing w:line="360" w:lineRule="auto"/>
              <w:ind w:firstLine="0"/>
              <w:jc w:val="left"/>
              <w:rPr>
                <w:sz w:val="28"/>
                <w:szCs w:val="28"/>
              </w:rPr>
            </w:pPr>
            <w:r w:rsidRPr="00134858">
              <w:rPr>
                <w:sz w:val="28"/>
                <w:szCs w:val="28"/>
              </w:rPr>
              <w:t>Kiểu dữ liệu</w:t>
            </w:r>
          </w:p>
        </w:tc>
        <w:tc>
          <w:tcPr>
            <w:tcW w:w="992" w:type="dxa"/>
          </w:tcPr>
          <w:p w14:paraId="53E88511" w14:textId="77777777" w:rsidR="000E28D2" w:rsidRPr="00134858" w:rsidRDefault="000E28D2" w:rsidP="000E28D2">
            <w:pPr>
              <w:pStyle w:val="Paragraph"/>
              <w:spacing w:line="360" w:lineRule="auto"/>
              <w:ind w:firstLine="0"/>
              <w:rPr>
                <w:sz w:val="28"/>
                <w:szCs w:val="28"/>
              </w:rPr>
            </w:pPr>
            <w:r w:rsidRPr="00134858">
              <w:rPr>
                <w:sz w:val="28"/>
                <w:szCs w:val="28"/>
              </w:rPr>
              <w:t>Kích thước</w:t>
            </w:r>
          </w:p>
        </w:tc>
        <w:tc>
          <w:tcPr>
            <w:tcW w:w="2977" w:type="dxa"/>
          </w:tcPr>
          <w:p w14:paraId="1A45C39B" w14:textId="77777777" w:rsidR="000E28D2" w:rsidRPr="00134858" w:rsidRDefault="000E28D2" w:rsidP="000E28D2">
            <w:pPr>
              <w:pStyle w:val="Paragraph"/>
              <w:spacing w:line="360" w:lineRule="auto"/>
              <w:ind w:firstLine="0"/>
              <w:rPr>
                <w:sz w:val="28"/>
                <w:szCs w:val="28"/>
              </w:rPr>
            </w:pPr>
            <w:r w:rsidRPr="00134858">
              <w:rPr>
                <w:sz w:val="28"/>
                <w:szCs w:val="28"/>
              </w:rPr>
              <w:t>Diễn giải</w:t>
            </w:r>
          </w:p>
        </w:tc>
        <w:tc>
          <w:tcPr>
            <w:tcW w:w="1808" w:type="dxa"/>
          </w:tcPr>
          <w:p w14:paraId="016DD067" w14:textId="77777777" w:rsidR="000E28D2" w:rsidRPr="00134858" w:rsidRDefault="000E28D2" w:rsidP="000E28D2">
            <w:pPr>
              <w:pStyle w:val="Paragraph"/>
              <w:spacing w:line="360" w:lineRule="auto"/>
              <w:ind w:firstLine="0"/>
              <w:rPr>
                <w:sz w:val="28"/>
                <w:szCs w:val="28"/>
              </w:rPr>
            </w:pPr>
            <w:r w:rsidRPr="00134858">
              <w:rPr>
                <w:sz w:val="28"/>
                <w:szCs w:val="28"/>
              </w:rPr>
              <w:t>Ràng buộc</w:t>
            </w:r>
          </w:p>
        </w:tc>
      </w:tr>
      <w:tr w:rsidR="000E28D2" w:rsidRPr="00134858" w14:paraId="1ADB973D" w14:textId="77777777" w:rsidTr="000E28D2">
        <w:tc>
          <w:tcPr>
            <w:tcW w:w="1951" w:type="dxa"/>
          </w:tcPr>
          <w:p w14:paraId="02E590C0" w14:textId="77777777" w:rsidR="000E28D2" w:rsidRPr="00134858" w:rsidRDefault="000E28D2" w:rsidP="000E28D2">
            <w:pPr>
              <w:pStyle w:val="Paragraph"/>
              <w:spacing w:line="360" w:lineRule="auto"/>
              <w:ind w:firstLine="0"/>
              <w:rPr>
                <w:sz w:val="28"/>
                <w:szCs w:val="28"/>
              </w:rPr>
            </w:pPr>
            <w:r w:rsidRPr="00134858">
              <w:rPr>
                <w:sz w:val="28"/>
                <w:szCs w:val="28"/>
              </w:rPr>
              <w:t>orderID</w:t>
            </w:r>
          </w:p>
        </w:tc>
        <w:tc>
          <w:tcPr>
            <w:tcW w:w="1276" w:type="dxa"/>
          </w:tcPr>
          <w:p w14:paraId="3BEEB67F"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4FDBE813"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2977" w:type="dxa"/>
          </w:tcPr>
          <w:p w14:paraId="42630BC0" w14:textId="77777777" w:rsidR="000E28D2" w:rsidRPr="00134858" w:rsidRDefault="000E28D2" w:rsidP="000E28D2">
            <w:pPr>
              <w:pStyle w:val="Paragraph"/>
              <w:spacing w:line="360" w:lineRule="auto"/>
              <w:ind w:firstLine="0"/>
              <w:rPr>
                <w:sz w:val="28"/>
                <w:szCs w:val="28"/>
              </w:rPr>
            </w:pPr>
            <w:r w:rsidRPr="00134858">
              <w:rPr>
                <w:sz w:val="28"/>
                <w:szCs w:val="28"/>
              </w:rPr>
              <w:t>Mã đơn hàng</w:t>
            </w:r>
          </w:p>
        </w:tc>
        <w:tc>
          <w:tcPr>
            <w:tcW w:w="1808" w:type="dxa"/>
          </w:tcPr>
          <w:p w14:paraId="6CC69F56" w14:textId="77777777" w:rsidR="000E28D2" w:rsidRPr="00134858" w:rsidRDefault="000E28D2" w:rsidP="000E28D2">
            <w:pPr>
              <w:pStyle w:val="Paragraph"/>
              <w:spacing w:line="360" w:lineRule="auto"/>
              <w:ind w:firstLine="0"/>
              <w:rPr>
                <w:sz w:val="28"/>
                <w:szCs w:val="28"/>
              </w:rPr>
            </w:pPr>
            <w:r w:rsidRPr="00134858">
              <w:rPr>
                <w:sz w:val="28"/>
                <w:szCs w:val="28"/>
              </w:rPr>
              <w:t>Khóa chính</w:t>
            </w:r>
          </w:p>
        </w:tc>
      </w:tr>
      <w:tr w:rsidR="00283861" w:rsidRPr="00134858" w14:paraId="4ED68B14" w14:textId="77777777" w:rsidTr="000E28D2">
        <w:tc>
          <w:tcPr>
            <w:tcW w:w="1951" w:type="dxa"/>
          </w:tcPr>
          <w:p w14:paraId="5FA1B96D" w14:textId="40B363E9" w:rsidR="00283861" w:rsidRPr="00134858" w:rsidRDefault="00283861" w:rsidP="000E28D2">
            <w:pPr>
              <w:pStyle w:val="Paragraph"/>
              <w:spacing w:line="360" w:lineRule="auto"/>
              <w:ind w:firstLine="0"/>
              <w:rPr>
                <w:sz w:val="28"/>
                <w:szCs w:val="28"/>
              </w:rPr>
            </w:pPr>
            <w:r>
              <w:rPr>
                <w:sz w:val="28"/>
                <w:szCs w:val="28"/>
              </w:rPr>
              <w:t>orderLink</w:t>
            </w:r>
          </w:p>
        </w:tc>
        <w:tc>
          <w:tcPr>
            <w:tcW w:w="1276" w:type="dxa"/>
          </w:tcPr>
          <w:p w14:paraId="5A5367A8" w14:textId="6E0EB971" w:rsidR="00283861" w:rsidRPr="00134858" w:rsidRDefault="00283861" w:rsidP="000E28D2">
            <w:pPr>
              <w:pStyle w:val="Paragraph"/>
              <w:spacing w:line="360" w:lineRule="auto"/>
              <w:ind w:firstLine="0"/>
              <w:rPr>
                <w:sz w:val="28"/>
                <w:szCs w:val="28"/>
              </w:rPr>
            </w:pPr>
            <w:r>
              <w:rPr>
                <w:sz w:val="28"/>
                <w:szCs w:val="28"/>
              </w:rPr>
              <w:t>Text</w:t>
            </w:r>
          </w:p>
        </w:tc>
        <w:tc>
          <w:tcPr>
            <w:tcW w:w="992" w:type="dxa"/>
          </w:tcPr>
          <w:p w14:paraId="4CBC88CC" w14:textId="77777777" w:rsidR="00283861" w:rsidRPr="00134858" w:rsidRDefault="00283861" w:rsidP="000E28D2">
            <w:pPr>
              <w:pStyle w:val="Paragraph"/>
              <w:spacing w:line="360" w:lineRule="auto"/>
              <w:ind w:firstLine="0"/>
              <w:rPr>
                <w:sz w:val="28"/>
                <w:szCs w:val="28"/>
              </w:rPr>
            </w:pPr>
          </w:p>
        </w:tc>
        <w:tc>
          <w:tcPr>
            <w:tcW w:w="2977" w:type="dxa"/>
          </w:tcPr>
          <w:p w14:paraId="77D8E21B" w14:textId="07DF1C83" w:rsidR="00283861" w:rsidRPr="00134858" w:rsidRDefault="00283861" w:rsidP="000E28D2">
            <w:pPr>
              <w:pStyle w:val="Paragraph"/>
              <w:spacing w:line="360" w:lineRule="auto"/>
              <w:ind w:firstLine="0"/>
              <w:rPr>
                <w:sz w:val="28"/>
                <w:szCs w:val="28"/>
              </w:rPr>
            </w:pPr>
            <w:r>
              <w:rPr>
                <w:sz w:val="28"/>
                <w:szCs w:val="28"/>
              </w:rPr>
              <w:t>Đường dẫn tới đơn hàng</w:t>
            </w:r>
          </w:p>
        </w:tc>
        <w:tc>
          <w:tcPr>
            <w:tcW w:w="1808" w:type="dxa"/>
          </w:tcPr>
          <w:p w14:paraId="56672A81" w14:textId="77777777" w:rsidR="00283861" w:rsidRPr="00134858" w:rsidRDefault="00283861" w:rsidP="000E28D2">
            <w:pPr>
              <w:pStyle w:val="Paragraph"/>
              <w:spacing w:line="360" w:lineRule="auto"/>
              <w:ind w:firstLine="0"/>
              <w:rPr>
                <w:sz w:val="28"/>
                <w:szCs w:val="28"/>
              </w:rPr>
            </w:pPr>
          </w:p>
        </w:tc>
      </w:tr>
      <w:tr w:rsidR="000E28D2" w:rsidRPr="00134858" w14:paraId="00E12A6F" w14:textId="77777777" w:rsidTr="000E28D2">
        <w:tc>
          <w:tcPr>
            <w:tcW w:w="1951" w:type="dxa"/>
          </w:tcPr>
          <w:p w14:paraId="7545AF56" w14:textId="77777777" w:rsidR="000E28D2" w:rsidRPr="00134858" w:rsidRDefault="000E28D2" w:rsidP="000E28D2">
            <w:pPr>
              <w:pStyle w:val="Paragraph"/>
              <w:spacing w:line="360" w:lineRule="auto"/>
              <w:ind w:firstLine="0"/>
              <w:rPr>
                <w:sz w:val="28"/>
                <w:szCs w:val="28"/>
              </w:rPr>
            </w:pPr>
            <w:r w:rsidRPr="00134858">
              <w:rPr>
                <w:sz w:val="28"/>
                <w:szCs w:val="28"/>
              </w:rPr>
              <w:t>customerID</w:t>
            </w:r>
          </w:p>
        </w:tc>
        <w:tc>
          <w:tcPr>
            <w:tcW w:w="1276" w:type="dxa"/>
          </w:tcPr>
          <w:p w14:paraId="0D646E95"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992" w:type="dxa"/>
          </w:tcPr>
          <w:p w14:paraId="60F2F2D0"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2977" w:type="dxa"/>
          </w:tcPr>
          <w:p w14:paraId="635A079A" w14:textId="77777777" w:rsidR="000E28D2" w:rsidRPr="00134858" w:rsidRDefault="000E28D2" w:rsidP="000E28D2">
            <w:pPr>
              <w:pStyle w:val="Paragraph"/>
              <w:spacing w:line="360" w:lineRule="auto"/>
              <w:ind w:firstLine="0"/>
              <w:jc w:val="left"/>
              <w:rPr>
                <w:sz w:val="28"/>
                <w:szCs w:val="28"/>
              </w:rPr>
            </w:pPr>
            <w:r w:rsidRPr="00134858">
              <w:rPr>
                <w:sz w:val="28"/>
                <w:szCs w:val="28"/>
              </w:rPr>
              <w:t>Mã khách hàng</w:t>
            </w:r>
          </w:p>
        </w:tc>
        <w:tc>
          <w:tcPr>
            <w:tcW w:w="1808" w:type="dxa"/>
          </w:tcPr>
          <w:p w14:paraId="0FE28A52" w14:textId="77777777" w:rsidR="000E28D2" w:rsidRPr="00134858" w:rsidRDefault="000E28D2" w:rsidP="000E28D2">
            <w:pPr>
              <w:pStyle w:val="Paragraph"/>
              <w:spacing w:line="360" w:lineRule="auto"/>
              <w:ind w:firstLine="0"/>
              <w:jc w:val="left"/>
              <w:rPr>
                <w:sz w:val="28"/>
                <w:szCs w:val="28"/>
              </w:rPr>
            </w:pPr>
            <w:r w:rsidRPr="00134858">
              <w:rPr>
                <w:sz w:val="28"/>
                <w:szCs w:val="28"/>
              </w:rPr>
              <w:t>Khóa chính, khóa ngoại</w:t>
            </w:r>
          </w:p>
        </w:tc>
      </w:tr>
      <w:tr w:rsidR="00283861" w:rsidRPr="00134858" w14:paraId="79D80295" w14:textId="77777777" w:rsidTr="000E28D2">
        <w:tc>
          <w:tcPr>
            <w:tcW w:w="1951" w:type="dxa"/>
          </w:tcPr>
          <w:p w14:paraId="6CEADF80" w14:textId="58022D63" w:rsidR="00283861" w:rsidRPr="00134858" w:rsidRDefault="00283861" w:rsidP="000E28D2">
            <w:pPr>
              <w:pStyle w:val="Paragraph"/>
              <w:spacing w:line="360" w:lineRule="auto"/>
              <w:ind w:firstLine="0"/>
              <w:rPr>
                <w:sz w:val="28"/>
                <w:szCs w:val="28"/>
              </w:rPr>
            </w:pPr>
            <w:r>
              <w:rPr>
                <w:sz w:val="28"/>
                <w:szCs w:val="28"/>
              </w:rPr>
              <w:t>customerTel</w:t>
            </w:r>
          </w:p>
        </w:tc>
        <w:tc>
          <w:tcPr>
            <w:tcW w:w="1276" w:type="dxa"/>
          </w:tcPr>
          <w:p w14:paraId="098D2126" w14:textId="498F45B9" w:rsidR="00283861" w:rsidRPr="00134858" w:rsidRDefault="00283861" w:rsidP="000E28D2">
            <w:pPr>
              <w:pStyle w:val="Paragraph"/>
              <w:spacing w:line="360" w:lineRule="auto"/>
              <w:ind w:firstLine="0"/>
              <w:rPr>
                <w:sz w:val="28"/>
                <w:szCs w:val="28"/>
              </w:rPr>
            </w:pPr>
            <w:r>
              <w:rPr>
                <w:sz w:val="28"/>
                <w:szCs w:val="28"/>
              </w:rPr>
              <w:t>Text</w:t>
            </w:r>
          </w:p>
        </w:tc>
        <w:tc>
          <w:tcPr>
            <w:tcW w:w="992" w:type="dxa"/>
          </w:tcPr>
          <w:p w14:paraId="063D54CC" w14:textId="77777777" w:rsidR="00283861" w:rsidRPr="00134858" w:rsidRDefault="00283861" w:rsidP="000E28D2">
            <w:pPr>
              <w:pStyle w:val="Paragraph"/>
              <w:spacing w:line="360" w:lineRule="auto"/>
              <w:ind w:firstLine="0"/>
              <w:rPr>
                <w:sz w:val="28"/>
                <w:szCs w:val="28"/>
              </w:rPr>
            </w:pPr>
          </w:p>
        </w:tc>
        <w:tc>
          <w:tcPr>
            <w:tcW w:w="2977" w:type="dxa"/>
          </w:tcPr>
          <w:p w14:paraId="79EACD1B" w14:textId="5004D7A9" w:rsidR="00283861" w:rsidRPr="00134858" w:rsidRDefault="00283861" w:rsidP="000E28D2">
            <w:pPr>
              <w:pStyle w:val="Paragraph"/>
              <w:spacing w:line="360" w:lineRule="auto"/>
              <w:ind w:firstLine="0"/>
              <w:jc w:val="left"/>
              <w:rPr>
                <w:sz w:val="28"/>
                <w:szCs w:val="28"/>
              </w:rPr>
            </w:pPr>
            <w:r>
              <w:rPr>
                <w:sz w:val="28"/>
                <w:szCs w:val="28"/>
              </w:rPr>
              <w:t>Số điện thoại khách hàng</w:t>
            </w:r>
          </w:p>
        </w:tc>
        <w:tc>
          <w:tcPr>
            <w:tcW w:w="1808" w:type="dxa"/>
          </w:tcPr>
          <w:p w14:paraId="3FCB6B16" w14:textId="77777777" w:rsidR="00283861" w:rsidRPr="00134858" w:rsidRDefault="00283861" w:rsidP="000E28D2">
            <w:pPr>
              <w:pStyle w:val="Paragraph"/>
              <w:spacing w:line="360" w:lineRule="auto"/>
              <w:ind w:firstLine="0"/>
              <w:jc w:val="left"/>
              <w:rPr>
                <w:sz w:val="28"/>
                <w:szCs w:val="28"/>
              </w:rPr>
            </w:pPr>
          </w:p>
        </w:tc>
      </w:tr>
      <w:tr w:rsidR="000E28D2" w:rsidRPr="00134858" w14:paraId="353A1BED" w14:textId="77777777" w:rsidTr="000E28D2">
        <w:tc>
          <w:tcPr>
            <w:tcW w:w="1951" w:type="dxa"/>
          </w:tcPr>
          <w:p w14:paraId="5925921B" w14:textId="77777777" w:rsidR="000E28D2" w:rsidRPr="00134858" w:rsidRDefault="000E28D2" w:rsidP="000E28D2">
            <w:pPr>
              <w:pStyle w:val="Paragraph"/>
              <w:spacing w:line="360" w:lineRule="auto"/>
              <w:ind w:firstLine="0"/>
              <w:rPr>
                <w:sz w:val="28"/>
                <w:szCs w:val="28"/>
              </w:rPr>
            </w:pPr>
            <w:r w:rsidRPr="00134858">
              <w:rPr>
                <w:sz w:val="28"/>
                <w:szCs w:val="28"/>
              </w:rPr>
              <w:t>orderStatus</w:t>
            </w:r>
          </w:p>
        </w:tc>
        <w:tc>
          <w:tcPr>
            <w:tcW w:w="1276" w:type="dxa"/>
          </w:tcPr>
          <w:p w14:paraId="1162EEFA"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1B76B19B"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2977" w:type="dxa"/>
          </w:tcPr>
          <w:p w14:paraId="33885768" w14:textId="7644708A" w:rsidR="000E28D2" w:rsidRPr="00134858" w:rsidRDefault="000E28D2" w:rsidP="000E28D2">
            <w:pPr>
              <w:pStyle w:val="Paragraph"/>
              <w:spacing w:line="360" w:lineRule="auto"/>
              <w:ind w:firstLine="0"/>
              <w:jc w:val="left"/>
              <w:rPr>
                <w:sz w:val="28"/>
                <w:szCs w:val="28"/>
              </w:rPr>
            </w:pPr>
            <w:r w:rsidRPr="00134858">
              <w:rPr>
                <w:sz w:val="28"/>
                <w:szCs w:val="28"/>
              </w:rPr>
              <w:t>Trạng thái</w:t>
            </w:r>
            <w:r w:rsidR="00283861">
              <w:rPr>
                <w:sz w:val="28"/>
                <w:szCs w:val="28"/>
              </w:rPr>
              <w:t xml:space="preserve"> bằng số</w:t>
            </w:r>
          </w:p>
        </w:tc>
        <w:tc>
          <w:tcPr>
            <w:tcW w:w="1808" w:type="dxa"/>
          </w:tcPr>
          <w:p w14:paraId="108E114B" w14:textId="77777777" w:rsidR="000E28D2" w:rsidRPr="00134858" w:rsidRDefault="000E28D2" w:rsidP="000E28D2">
            <w:pPr>
              <w:pStyle w:val="Paragraph"/>
              <w:spacing w:line="360" w:lineRule="auto"/>
              <w:ind w:firstLine="0"/>
              <w:rPr>
                <w:sz w:val="28"/>
                <w:szCs w:val="28"/>
              </w:rPr>
            </w:pPr>
          </w:p>
        </w:tc>
      </w:tr>
      <w:tr w:rsidR="00283861" w:rsidRPr="00134858" w14:paraId="18E52D5C" w14:textId="77777777" w:rsidTr="000E28D2">
        <w:tc>
          <w:tcPr>
            <w:tcW w:w="1951" w:type="dxa"/>
          </w:tcPr>
          <w:p w14:paraId="50FC0760" w14:textId="3B9F16C7" w:rsidR="00283861" w:rsidRPr="00134858" w:rsidRDefault="00283861" w:rsidP="000E28D2">
            <w:pPr>
              <w:pStyle w:val="Paragraph"/>
              <w:spacing w:line="360" w:lineRule="auto"/>
              <w:ind w:firstLine="0"/>
              <w:rPr>
                <w:sz w:val="28"/>
                <w:szCs w:val="28"/>
              </w:rPr>
            </w:pPr>
            <w:r w:rsidRPr="00134858">
              <w:rPr>
                <w:sz w:val="28"/>
                <w:szCs w:val="28"/>
              </w:rPr>
              <w:t>orderStatus</w:t>
            </w:r>
            <w:r>
              <w:rPr>
                <w:sz w:val="28"/>
                <w:szCs w:val="28"/>
              </w:rPr>
              <w:t>Des</w:t>
            </w:r>
          </w:p>
        </w:tc>
        <w:tc>
          <w:tcPr>
            <w:tcW w:w="1276" w:type="dxa"/>
          </w:tcPr>
          <w:p w14:paraId="6FB3C803" w14:textId="03DDA6B0" w:rsidR="00283861" w:rsidRPr="00134858" w:rsidRDefault="00283861" w:rsidP="000E28D2">
            <w:pPr>
              <w:pStyle w:val="Paragraph"/>
              <w:spacing w:line="360" w:lineRule="auto"/>
              <w:ind w:firstLine="0"/>
              <w:rPr>
                <w:sz w:val="28"/>
                <w:szCs w:val="28"/>
              </w:rPr>
            </w:pPr>
            <w:r w:rsidRPr="00134858">
              <w:rPr>
                <w:sz w:val="28"/>
                <w:szCs w:val="28"/>
              </w:rPr>
              <w:t>Varchar</w:t>
            </w:r>
          </w:p>
        </w:tc>
        <w:tc>
          <w:tcPr>
            <w:tcW w:w="992" w:type="dxa"/>
          </w:tcPr>
          <w:p w14:paraId="5F0D08A2" w14:textId="478C6F77" w:rsidR="00283861" w:rsidRPr="00134858" w:rsidRDefault="00283861" w:rsidP="000E28D2">
            <w:pPr>
              <w:pStyle w:val="Paragraph"/>
              <w:spacing w:line="360" w:lineRule="auto"/>
              <w:ind w:firstLine="0"/>
              <w:rPr>
                <w:sz w:val="28"/>
                <w:szCs w:val="28"/>
              </w:rPr>
            </w:pPr>
            <w:r>
              <w:rPr>
                <w:sz w:val="28"/>
                <w:szCs w:val="28"/>
              </w:rPr>
              <w:t>50</w:t>
            </w:r>
          </w:p>
        </w:tc>
        <w:tc>
          <w:tcPr>
            <w:tcW w:w="2977" w:type="dxa"/>
          </w:tcPr>
          <w:p w14:paraId="12111E46" w14:textId="177A9B26" w:rsidR="00283861" w:rsidRPr="00134858" w:rsidRDefault="00283861" w:rsidP="000E28D2">
            <w:pPr>
              <w:pStyle w:val="Paragraph"/>
              <w:spacing w:line="360" w:lineRule="auto"/>
              <w:ind w:firstLine="0"/>
              <w:jc w:val="left"/>
              <w:rPr>
                <w:sz w:val="28"/>
                <w:szCs w:val="28"/>
              </w:rPr>
            </w:pPr>
            <w:r>
              <w:rPr>
                <w:sz w:val="28"/>
                <w:szCs w:val="28"/>
              </w:rPr>
              <w:t>Trạng thái bằng chữ</w:t>
            </w:r>
          </w:p>
        </w:tc>
        <w:tc>
          <w:tcPr>
            <w:tcW w:w="1808" w:type="dxa"/>
          </w:tcPr>
          <w:p w14:paraId="35C31ABA" w14:textId="77777777" w:rsidR="00283861" w:rsidRPr="00134858" w:rsidRDefault="00283861" w:rsidP="000E28D2">
            <w:pPr>
              <w:pStyle w:val="Paragraph"/>
              <w:spacing w:line="360" w:lineRule="auto"/>
              <w:ind w:firstLine="0"/>
              <w:rPr>
                <w:sz w:val="28"/>
                <w:szCs w:val="28"/>
              </w:rPr>
            </w:pPr>
          </w:p>
        </w:tc>
      </w:tr>
      <w:tr w:rsidR="00283861" w:rsidRPr="00134858" w14:paraId="39FB3B38" w14:textId="77777777" w:rsidTr="000E28D2">
        <w:tc>
          <w:tcPr>
            <w:tcW w:w="1951" w:type="dxa"/>
          </w:tcPr>
          <w:p w14:paraId="1EDA6680" w14:textId="01783FE4" w:rsidR="00283861" w:rsidRPr="00134858" w:rsidRDefault="00283861" w:rsidP="000E28D2">
            <w:pPr>
              <w:pStyle w:val="Paragraph"/>
              <w:spacing w:line="360" w:lineRule="auto"/>
              <w:ind w:firstLine="0"/>
              <w:rPr>
                <w:sz w:val="28"/>
                <w:szCs w:val="28"/>
              </w:rPr>
            </w:pPr>
            <w:r w:rsidRPr="00134858">
              <w:rPr>
                <w:sz w:val="28"/>
                <w:szCs w:val="28"/>
              </w:rPr>
              <w:lastRenderedPageBreak/>
              <w:t>orderStatus</w:t>
            </w:r>
            <w:r>
              <w:rPr>
                <w:sz w:val="28"/>
                <w:szCs w:val="28"/>
              </w:rPr>
              <w:t>_vi</w:t>
            </w:r>
          </w:p>
        </w:tc>
        <w:tc>
          <w:tcPr>
            <w:tcW w:w="1276" w:type="dxa"/>
          </w:tcPr>
          <w:p w14:paraId="3B9B11C5" w14:textId="66F43ED2" w:rsidR="00283861" w:rsidRPr="00134858" w:rsidRDefault="00283861" w:rsidP="000E28D2">
            <w:pPr>
              <w:pStyle w:val="Paragraph"/>
              <w:spacing w:line="360" w:lineRule="auto"/>
              <w:ind w:firstLine="0"/>
              <w:rPr>
                <w:sz w:val="28"/>
                <w:szCs w:val="28"/>
              </w:rPr>
            </w:pPr>
            <w:r>
              <w:rPr>
                <w:sz w:val="28"/>
                <w:szCs w:val="28"/>
              </w:rPr>
              <w:t>Varchar</w:t>
            </w:r>
          </w:p>
        </w:tc>
        <w:tc>
          <w:tcPr>
            <w:tcW w:w="992" w:type="dxa"/>
          </w:tcPr>
          <w:p w14:paraId="4705812B" w14:textId="24D55BB1" w:rsidR="00283861" w:rsidRDefault="00283861" w:rsidP="000E28D2">
            <w:pPr>
              <w:pStyle w:val="Paragraph"/>
              <w:spacing w:line="360" w:lineRule="auto"/>
              <w:ind w:firstLine="0"/>
              <w:rPr>
                <w:sz w:val="28"/>
                <w:szCs w:val="28"/>
              </w:rPr>
            </w:pPr>
            <w:r>
              <w:rPr>
                <w:sz w:val="28"/>
                <w:szCs w:val="28"/>
              </w:rPr>
              <w:t>255</w:t>
            </w:r>
          </w:p>
        </w:tc>
        <w:tc>
          <w:tcPr>
            <w:tcW w:w="2977" w:type="dxa"/>
          </w:tcPr>
          <w:p w14:paraId="393916DA" w14:textId="33B4CE3F" w:rsidR="00283861" w:rsidRDefault="00283861" w:rsidP="000E28D2">
            <w:pPr>
              <w:pStyle w:val="Paragraph"/>
              <w:spacing w:line="360" w:lineRule="auto"/>
              <w:ind w:firstLine="0"/>
              <w:jc w:val="left"/>
              <w:rPr>
                <w:sz w:val="28"/>
                <w:szCs w:val="28"/>
              </w:rPr>
            </w:pPr>
            <w:r>
              <w:rPr>
                <w:sz w:val="28"/>
                <w:szCs w:val="28"/>
              </w:rPr>
              <w:t>Trạng thái bằng tiếng việt</w:t>
            </w:r>
          </w:p>
        </w:tc>
        <w:tc>
          <w:tcPr>
            <w:tcW w:w="1808" w:type="dxa"/>
          </w:tcPr>
          <w:p w14:paraId="5E2E86EE" w14:textId="77777777" w:rsidR="00283861" w:rsidRPr="00134858" w:rsidRDefault="00283861" w:rsidP="000E28D2">
            <w:pPr>
              <w:pStyle w:val="Paragraph"/>
              <w:spacing w:line="360" w:lineRule="auto"/>
              <w:ind w:firstLine="0"/>
              <w:rPr>
                <w:sz w:val="28"/>
                <w:szCs w:val="28"/>
              </w:rPr>
            </w:pPr>
          </w:p>
        </w:tc>
      </w:tr>
      <w:tr w:rsidR="000E28D2" w:rsidRPr="00134858" w14:paraId="69D13B9A" w14:textId="77777777" w:rsidTr="000E28D2">
        <w:tc>
          <w:tcPr>
            <w:tcW w:w="1951" w:type="dxa"/>
          </w:tcPr>
          <w:p w14:paraId="114E16FC" w14:textId="22F3FD00" w:rsidR="000E28D2" w:rsidRPr="00134858" w:rsidRDefault="00283861" w:rsidP="000E28D2">
            <w:pPr>
              <w:pStyle w:val="Paragraph"/>
              <w:spacing w:line="360" w:lineRule="auto"/>
              <w:ind w:firstLine="0"/>
              <w:rPr>
                <w:sz w:val="28"/>
                <w:szCs w:val="28"/>
              </w:rPr>
            </w:pPr>
            <w:r>
              <w:rPr>
                <w:sz w:val="28"/>
                <w:szCs w:val="28"/>
              </w:rPr>
              <w:t>orderDate</w:t>
            </w:r>
          </w:p>
        </w:tc>
        <w:tc>
          <w:tcPr>
            <w:tcW w:w="1276" w:type="dxa"/>
          </w:tcPr>
          <w:p w14:paraId="7BD48AC0" w14:textId="0B42F9E8" w:rsidR="000E28D2" w:rsidRPr="00134858" w:rsidRDefault="00283861" w:rsidP="000E28D2">
            <w:pPr>
              <w:pStyle w:val="Paragraph"/>
              <w:spacing w:line="360" w:lineRule="auto"/>
              <w:ind w:firstLine="0"/>
              <w:rPr>
                <w:sz w:val="28"/>
                <w:szCs w:val="28"/>
              </w:rPr>
            </w:pPr>
            <w:r>
              <w:rPr>
                <w:sz w:val="28"/>
                <w:szCs w:val="28"/>
              </w:rPr>
              <w:t>Datetime</w:t>
            </w:r>
          </w:p>
        </w:tc>
        <w:tc>
          <w:tcPr>
            <w:tcW w:w="992" w:type="dxa"/>
          </w:tcPr>
          <w:p w14:paraId="23DBD359" w14:textId="2379F680" w:rsidR="000E28D2" w:rsidRPr="00134858" w:rsidRDefault="000E28D2" w:rsidP="000E28D2">
            <w:pPr>
              <w:pStyle w:val="Paragraph"/>
              <w:spacing w:line="360" w:lineRule="auto"/>
              <w:ind w:firstLine="0"/>
              <w:rPr>
                <w:sz w:val="28"/>
                <w:szCs w:val="28"/>
              </w:rPr>
            </w:pPr>
          </w:p>
        </w:tc>
        <w:tc>
          <w:tcPr>
            <w:tcW w:w="2977" w:type="dxa"/>
          </w:tcPr>
          <w:p w14:paraId="4347D0E1" w14:textId="4F7DBE0B" w:rsidR="000E28D2" w:rsidRPr="00134858" w:rsidRDefault="00283861" w:rsidP="000E28D2">
            <w:pPr>
              <w:pStyle w:val="Paragraph"/>
              <w:spacing w:line="360" w:lineRule="auto"/>
              <w:ind w:firstLine="0"/>
              <w:jc w:val="left"/>
              <w:rPr>
                <w:sz w:val="28"/>
                <w:szCs w:val="28"/>
              </w:rPr>
            </w:pPr>
            <w:r>
              <w:rPr>
                <w:sz w:val="28"/>
                <w:szCs w:val="28"/>
              </w:rPr>
              <w:t>Ngày khách đặt hàng</w:t>
            </w:r>
          </w:p>
        </w:tc>
        <w:tc>
          <w:tcPr>
            <w:tcW w:w="1808" w:type="dxa"/>
          </w:tcPr>
          <w:p w14:paraId="35250F85" w14:textId="77777777" w:rsidR="000E28D2" w:rsidRPr="00134858" w:rsidRDefault="000E28D2" w:rsidP="000E28D2">
            <w:pPr>
              <w:pStyle w:val="Paragraph"/>
              <w:spacing w:line="360" w:lineRule="auto"/>
              <w:ind w:firstLine="0"/>
              <w:rPr>
                <w:sz w:val="28"/>
                <w:szCs w:val="28"/>
              </w:rPr>
            </w:pPr>
          </w:p>
        </w:tc>
      </w:tr>
      <w:tr w:rsidR="000E28D2" w:rsidRPr="00134858" w14:paraId="7F96D013" w14:textId="77777777" w:rsidTr="000E28D2">
        <w:tc>
          <w:tcPr>
            <w:tcW w:w="1951" w:type="dxa"/>
          </w:tcPr>
          <w:p w14:paraId="1AE87E6E" w14:textId="10943E14" w:rsidR="000E28D2" w:rsidRPr="00134858" w:rsidRDefault="000E28D2" w:rsidP="000E28D2">
            <w:pPr>
              <w:pStyle w:val="Paragraph"/>
              <w:spacing w:line="360" w:lineRule="auto"/>
              <w:ind w:firstLine="0"/>
              <w:rPr>
                <w:sz w:val="28"/>
                <w:szCs w:val="28"/>
              </w:rPr>
            </w:pPr>
            <w:r w:rsidRPr="00134858">
              <w:rPr>
                <w:sz w:val="28"/>
                <w:szCs w:val="28"/>
              </w:rPr>
              <w:t>Ship</w:t>
            </w:r>
            <w:r w:rsidR="00283861">
              <w:rPr>
                <w:sz w:val="28"/>
                <w:szCs w:val="28"/>
              </w:rPr>
              <w:t>ToRegionID</w:t>
            </w:r>
          </w:p>
        </w:tc>
        <w:tc>
          <w:tcPr>
            <w:tcW w:w="1276" w:type="dxa"/>
          </w:tcPr>
          <w:p w14:paraId="6447029F" w14:textId="0F737B62" w:rsidR="000E28D2" w:rsidRPr="00134858" w:rsidRDefault="00283861" w:rsidP="000E28D2">
            <w:pPr>
              <w:pStyle w:val="Paragraph"/>
              <w:spacing w:line="360" w:lineRule="auto"/>
              <w:ind w:firstLine="0"/>
              <w:rPr>
                <w:sz w:val="28"/>
                <w:szCs w:val="28"/>
              </w:rPr>
            </w:pPr>
            <w:r>
              <w:rPr>
                <w:sz w:val="28"/>
                <w:szCs w:val="28"/>
              </w:rPr>
              <w:t>Int</w:t>
            </w:r>
          </w:p>
        </w:tc>
        <w:tc>
          <w:tcPr>
            <w:tcW w:w="992" w:type="dxa"/>
          </w:tcPr>
          <w:p w14:paraId="133C849A" w14:textId="4F7BBB91" w:rsidR="000E28D2" w:rsidRPr="00134858" w:rsidRDefault="00283861" w:rsidP="000E28D2">
            <w:pPr>
              <w:pStyle w:val="Paragraph"/>
              <w:spacing w:line="360" w:lineRule="auto"/>
              <w:ind w:firstLine="0"/>
              <w:rPr>
                <w:sz w:val="28"/>
                <w:szCs w:val="28"/>
              </w:rPr>
            </w:pPr>
            <w:r>
              <w:rPr>
                <w:sz w:val="28"/>
                <w:szCs w:val="28"/>
              </w:rPr>
              <w:t>11</w:t>
            </w:r>
          </w:p>
        </w:tc>
        <w:tc>
          <w:tcPr>
            <w:tcW w:w="2977" w:type="dxa"/>
          </w:tcPr>
          <w:p w14:paraId="13B7BE92" w14:textId="04E416D8" w:rsidR="000E28D2" w:rsidRPr="00134858" w:rsidRDefault="00283861" w:rsidP="000E28D2">
            <w:pPr>
              <w:pStyle w:val="Paragraph"/>
              <w:spacing w:line="360" w:lineRule="auto"/>
              <w:ind w:firstLine="0"/>
              <w:jc w:val="left"/>
              <w:rPr>
                <w:sz w:val="28"/>
                <w:szCs w:val="28"/>
              </w:rPr>
            </w:pPr>
            <w:r>
              <w:rPr>
                <w:sz w:val="28"/>
                <w:szCs w:val="28"/>
              </w:rPr>
              <w:t>Mã vùng giao hàng của đơn hàng</w:t>
            </w:r>
          </w:p>
        </w:tc>
        <w:tc>
          <w:tcPr>
            <w:tcW w:w="1808" w:type="dxa"/>
          </w:tcPr>
          <w:p w14:paraId="0B16AA7A" w14:textId="77777777" w:rsidR="000E28D2" w:rsidRPr="00134858" w:rsidRDefault="000E28D2" w:rsidP="000E28D2">
            <w:pPr>
              <w:pStyle w:val="Paragraph"/>
              <w:spacing w:line="360" w:lineRule="auto"/>
              <w:ind w:firstLine="0"/>
              <w:rPr>
                <w:sz w:val="28"/>
                <w:szCs w:val="28"/>
              </w:rPr>
            </w:pPr>
          </w:p>
        </w:tc>
      </w:tr>
      <w:tr w:rsidR="000E28D2" w:rsidRPr="00134858" w14:paraId="0052F961" w14:textId="77777777" w:rsidTr="000E28D2">
        <w:tc>
          <w:tcPr>
            <w:tcW w:w="1951" w:type="dxa"/>
          </w:tcPr>
          <w:p w14:paraId="57B96D39" w14:textId="1899E43B" w:rsidR="000E28D2" w:rsidRPr="00134858" w:rsidRDefault="00283861" w:rsidP="000E28D2">
            <w:pPr>
              <w:pStyle w:val="Paragraph"/>
              <w:spacing w:line="360" w:lineRule="auto"/>
              <w:ind w:firstLine="0"/>
              <w:rPr>
                <w:sz w:val="28"/>
                <w:szCs w:val="28"/>
              </w:rPr>
            </w:pPr>
            <w:r>
              <w:rPr>
                <w:sz w:val="28"/>
                <w:szCs w:val="28"/>
              </w:rPr>
              <w:t>shipToRegionName</w:t>
            </w:r>
          </w:p>
        </w:tc>
        <w:tc>
          <w:tcPr>
            <w:tcW w:w="1276" w:type="dxa"/>
          </w:tcPr>
          <w:p w14:paraId="7FA01B84"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3C4C81CD" w14:textId="2981ACDF" w:rsidR="000E28D2" w:rsidRPr="00134858" w:rsidRDefault="00283861" w:rsidP="000E28D2">
            <w:pPr>
              <w:pStyle w:val="Paragraph"/>
              <w:spacing w:line="360" w:lineRule="auto"/>
              <w:ind w:firstLine="0"/>
              <w:rPr>
                <w:sz w:val="28"/>
                <w:szCs w:val="28"/>
              </w:rPr>
            </w:pPr>
            <w:r>
              <w:rPr>
                <w:sz w:val="28"/>
                <w:szCs w:val="28"/>
              </w:rPr>
              <w:t>255</w:t>
            </w:r>
          </w:p>
        </w:tc>
        <w:tc>
          <w:tcPr>
            <w:tcW w:w="2977" w:type="dxa"/>
          </w:tcPr>
          <w:p w14:paraId="5E1C7036" w14:textId="4716CA45" w:rsidR="000E28D2" w:rsidRPr="00134858" w:rsidRDefault="00283861" w:rsidP="000E28D2">
            <w:pPr>
              <w:pStyle w:val="Paragraph"/>
              <w:spacing w:line="360" w:lineRule="auto"/>
              <w:ind w:firstLine="0"/>
              <w:jc w:val="left"/>
              <w:rPr>
                <w:sz w:val="28"/>
                <w:szCs w:val="28"/>
              </w:rPr>
            </w:pPr>
            <w:r>
              <w:rPr>
                <w:sz w:val="28"/>
                <w:szCs w:val="28"/>
              </w:rPr>
              <w:t>Tên vùng giao hang của đơn hàng</w:t>
            </w:r>
          </w:p>
        </w:tc>
        <w:tc>
          <w:tcPr>
            <w:tcW w:w="1808" w:type="dxa"/>
          </w:tcPr>
          <w:p w14:paraId="0409A030" w14:textId="77777777" w:rsidR="000E28D2" w:rsidRPr="00134858" w:rsidRDefault="000E28D2" w:rsidP="000E28D2">
            <w:pPr>
              <w:pStyle w:val="Paragraph"/>
              <w:spacing w:line="360" w:lineRule="auto"/>
              <w:ind w:firstLine="0"/>
              <w:rPr>
                <w:sz w:val="28"/>
                <w:szCs w:val="28"/>
              </w:rPr>
            </w:pPr>
          </w:p>
        </w:tc>
      </w:tr>
      <w:tr w:rsidR="00283861" w:rsidRPr="00134858" w14:paraId="5DE7FB3D" w14:textId="77777777" w:rsidTr="000E28D2">
        <w:tc>
          <w:tcPr>
            <w:tcW w:w="1951" w:type="dxa"/>
          </w:tcPr>
          <w:p w14:paraId="45AE81E8" w14:textId="3088F945" w:rsidR="00283861" w:rsidRDefault="00283861" w:rsidP="000E28D2">
            <w:pPr>
              <w:pStyle w:val="Paragraph"/>
              <w:spacing w:line="360" w:lineRule="auto"/>
              <w:ind w:firstLine="0"/>
              <w:rPr>
                <w:sz w:val="28"/>
                <w:szCs w:val="28"/>
              </w:rPr>
            </w:pPr>
            <w:r>
              <w:rPr>
                <w:sz w:val="28"/>
                <w:szCs w:val="28"/>
              </w:rPr>
              <w:t>orderAddress</w:t>
            </w:r>
          </w:p>
        </w:tc>
        <w:tc>
          <w:tcPr>
            <w:tcW w:w="1276" w:type="dxa"/>
          </w:tcPr>
          <w:p w14:paraId="52BA84B6" w14:textId="3BAD8AB8" w:rsidR="00283861" w:rsidRPr="00134858" w:rsidRDefault="00283861" w:rsidP="000E28D2">
            <w:pPr>
              <w:pStyle w:val="Paragraph"/>
              <w:spacing w:line="360" w:lineRule="auto"/>
              <w:ind w:firstLine="0"/>
              <w:rPr>
                <w:sz w:val="28"/>
                <w:szCs w:val="28"/>
              </w:rPr>
            </w:pPr>
            <w:r>
              <w:rPr>
                <w:sz w:val="28"/>
                <w:szCs w:val="28"/>
              </w:rPr>
              <w:t>Varchar</w:t>
            </w:r>
          </w:p>
        </w:tc>
        <w:tc>
          <w:tcPr>
            <w:tcW w:w="992" w:type="dxa"/>
          </w:tcPr>
          <w:p w14:paraId="58821561" w14:textId="43B258C2" w:rsidR="00283861" w:rsidRDefault="00283861" w:rsidP="000E28D2">
            <w:pPr>
              <w:pStyle w:val="Paragraph"/>
              <w:spacing w:line="360" w:lineRule="auto"/>
              <w:ind w:firstLine="0"/>
              <w:rPr>
                <w:sz w:val="28"/>
                <w:szCs w:val="28"/>
              </w:rPr>
            </w:pPr>
            <w:r>
              <w:rPr>
                <w:sz w:val="28"/>
                <w:szCs w:val="28"/>
              </w:rPr>
              <w:t>255</w:t>
            </w:r>
          </w:p>
        </w:tc>
        <w:tc>
          <w:tcPr>
            <w:tcW w:w="2977" w:type="dxa"/>
          </w:tcPr>
          <w:p w14:paraId="117B0D39" w14:textId="71829920" w:rsidR="00283861" w:rsidRDefault="00283861" w:rsidP="000E28D2">
            <w:pPr>
              <w:pStyle w:val="Paragraph"/>
              <w:spacing w:line="360" w:lineRule="auto"/>
              <w:ind w:firstLine="0"/>
              <w:jc w:val="left"/>
              <w:rPr>
                <w:sz w:val="28"/>
                <w:szCs w:val="28"/>
              </w:rPr>
            </w:pPr>
            <w:r>
              <w:rPr>
                <w:sz w:val="28"/>
                <w:szCs w:val="28"/>
              </w:rPr>
              <w:t>Địa chỉ giao hàng</w:t>
            </w:r>
          </w:p>
        </w:tc>
        <w:tc>
          <w:tcPr>
            <w:tcW w:w="1808" w:type="dxa"/>
          </w:tcPr>
          <w:p w14:paraId="38B6F529" w14:textId="77777777" w:rsidR="00283861" w:rsidRPr="00134858" w:rsidRDefault="00283861" w:rsidP="000E28D2">
            <w:pPr>
              <w:pStyle w:val="Paragraph"/>
              <w:spacing w:line="360" w:lineRule="auto"/>
              <w:ind w:firstLine="0"/>
              <w:rPr>
                <w:sz w:val="28"/>
                <w:szCs w:val="28"/>
              </w:rPr>
            </w:pPr>
          </w:p>
        </w:tc>
      </w:tr>
      <w:tr w:rsidR="00283861" w:rsidRPr="00134858" w14:paraId="0F6AB920" w14:textId="77777777" w:rsidTr="000E28D2">
        <w:tc>
          <w:tcPr>
            <w:tcW w:w="1951" w:type="dxa"/>
          </w:tcPr>
          <w:p w14:paraId="08979276" w14:textId="4F5A644B" w:rsidR="00283861" w:rsidRDefault="00283861" w:rsidP="000E28D2">
            <w:pPr>
              <w:pStyle w:val="Paragraph"/>
              <w:spacing w:line="360" w:lineRule="auto"/>
              <w:ind w:firstLine="0"/>
              <w:rPr>
                <w:sz w:val="28"/>
                <w:szCs w:val="28"/>
              </w:rPr>
            </w:pPr>
            <w:r>
              <w:rPr>
                <w:sz w:val="28"/>
                <w:szCs w:val="28"/>
              </w:rPr>
              <w:t>carrierName</w:t>
            </w:r>
          </w:p>
        </w:tc>
        <w:tc>
          <w:tcPr>
            <w:tcW w:w="1276" w:type="dxa"/>
          </w:tcPr>
          <w:p w14:paraId="39DA7329" w14:textId="0A5F3D44" w:rsidR="00283861" w:rsidRDefault="00283861" w:rsidP="000E28D2">
            <w:pPr>
              <w:pStyle w:val="Paragraph"/>
              <w:spacing w:line="360" w:lineRule="auto"/>
              <w:ind w:firstLine="0"/>
              <w:rPr>
                <w:sz w:val="28"/>
                <w:szCs w:val="28"/>
              </w:rPr>
            </w:pPr>
            <w:r>
              <w:rPr>
                <w:sz w:val="28"/>
                <w:szCs w:val="28"/>
              </w:rPr>
              <w:t>Text</w:t>
            </w:r>
          </w:p>
        </w:tc>
        <w:tc>
          <w:tcPr>
            <w:tcW w:w="992" w:type="dxa"/>
          </w:tcPr>
          <w:p w14:paraId="0C80D1E0" w14:textId="77777777" w:rsidR="00283861" w:rsidRDefault="00283861" w:rsidP="000E28D2">
            <w:pPr>
              <w:pStyle w:val="Paragraph"/>
              <w:spacing w:line="360" w:lineRule="auto"/>
              <w:ind w:firstLine="0"/>
              <w:rPr>
                <w:sz w:val="28"/>
                <w:szCs w:val="28"/>
              </w:rPr>
            </w:pPr>
          </w:p>
        </w:tc>
        <w:tc>
          <w:tcPr>
            <w:tcW w:w="2977" w:type="dxa"/>
          </w:tcPr>
          <w:p w14:paraId="45003A05" w14:textId="4A7A4E7B" w:rsidR="00283861" w:rsidRDefault="00283861" w:rsidP="000E28D2">
            <w:pPr>
              <w:pStyle w:val="Paragraph"/>
              <w:spacing w:line="360" w:lineRule="auto"/>
              <w:ind w:firstLine="0"/>
              <w:jc w:val="left"/>
              <w:rPr>
                <w:sz w:val="28"/>
                <w:szCs w:val="28"/>
              </w:rPr>
            </w:pPr>
            <w:r>
              <w:rPr>
                <w:sz w:val="28"/>
                <w:szCs w:val="28"/>
              </w:rPr>
              <w:t>Tên hãng vận chuyển</w:t>
            </w:r>
          </w:p>
        </w:tc>
        <w:tc>
          <w:tcPr>
            <w:tcW w:w="1808" w:type="dxa"/>
          </w:tcPr>
          <w:p w14:paraId="34BE9BC6" w14:textId="77777777" w:rsidR="00283861" w:rsidRPr="00134858" w:rsidRDefault="00283861" w:rsidP="000E28D2">
            <w:pPr>
              <w:pStyle w:val="Paragraph"/>
              <w:spacing w:line="360" w:lineRule="auto"/>
              <w:ind w:firstLine="0"/>
              <w:rPr>
                <w:sz w:val="28"/>
                <w:szCs w:val="28"/>
              </w:rPr>
            </w:pPr>
          </w:p>
        </w:tc>
      </w:tr>
      <w:tr w:rsidR="00283861" w:rsidRPr="00134858" w14:paraId="55A22190" w14:textId="77777777" w:rsidTr="000E28D2">
        <w:tc>
          <w:tcPr>
            <w:tcW w:w="1951" w:type="dxa"/>
          </w:tcPr>
          <w:p w14:paraId="2AFE2017" w14:textId="3E5DFCC4" w:rsidR="00283861" w:rsidRDefault="00283861" w:rsidP="000E28D2">
            <w:pPr>
              <w:pStyle w:val="Paragraph"/>
              <w:spacing w:line="360" w:lineRule="auto"/>
              <w:ind w:firstLine="0"/>
              <w:rPr>
                <w:sz w:val="28"/>
                <w:szCs w:val="28"/>
              </w:rPr>
            </w:pPr>
            <w:r>
              <w:rPr>
                <w:sz w:val="28"/>
                <w:szCs w:val="28"/>
              </w:rPr>
              <w:t>orderShipID</w:t>
            </w:r>
          </w:p>
        </w:tc>
        <w:tc>
          <w:tcPr>
            <w:tcW w:w="1276" w:type="dxa"/>
          </w:tcPr>
          <w:p w14:paraId="7221CD19" w14:textId="3964ABB4" w:rsidR="00283861" w:rsidRDefault="00283861" w:rsidP="000E28D2">
            <w:pPr>
              <w:pStyle w:val="Paragraph"/>
              <w:spacing w:line="360" w:lineRule="auto"/>
              <w:ind w:firstLine="0"/>
              <w:rPr>
                <w:sz w:val="28"/>
                <w:szCs w:val="28"/>
              </w:rPr>
            </w:pPr>
            <w:r>
              <w:rPr>
                <w:sz w:val="28"/>
                <w:szCs w:val="28"/>
              </w:rPr>
              <w:t>Text</w:t>
            </w:r>
          </w:p>
        </w:tc>
        <w:tc>
          <w:tcPr>
            <w:tcW w:w="992" w:type="dxa"/>
          </w:tcPr>
          <w:p w14:paraId="15C63883" w14:textId="77777777" w:rsidR="00283861" w:rsidRDefault="00283861" w:rsidP="000E28D2">
            <w:pPr>
              <w:pStyle w:val="Paragraph"/>
              <w:spacing w:line="360" w:lineRule="auto"/>
              <w:ind w:firstLine="0"/>
              <w:rPr>
                <w:sz w:val="28"/>
                <w:szCs w:val="28"/>
              </w:rPr>
            </w:pPr>
          </w:p>
        </w:tc>
        <w:tc>
          <w:tcPr>
            <w:tcW w:w="2977" w:type="dxa"/>
          </w:tcPr>
          <w:p w14:paraId="7072B9F3" w14:textId="42525B71" w:rsidR="00283861" w:rsidRDefault="00283861" w:rsidP="000E28D2">
            <w:pPr>
              <w:pStyle w:val="Paragraph"/>
              <w:spacing w:line="360" w:lineRule="auto"/>
              <w:ind w:firstLine="0"/>
              <w:jc w:val="left"/>
              <w:rPr>
                <w:sz w:val="28"/>
                <w:szCs w:val="28"/>
              </w:rPr>
            </w:pPr>
            <w:r>
              <w:rPr>
                <w:sz w:val="28"/>
                <w:szCs w:val="28"/>
              </w:rPr>
              <w:t>Mã vận chuyển</w:t>
            </w:r>
          </w:p>
        </w:tc>
        <w:tc>
          <w:tcPr>
            <w:tcW w:w="1808" w:type="dxa"/>
          </w:tcPr>
          <w:p w14:paraId="7C54A09A" w14:textId="77777777" w:rsidR="00283861" w:rsidRPr="00134858" w:rsidRDefault="00283861" w:rsidP="000E28D2">
            <w:pPr>
              <w:pStyle w:val="Paragraph"/>
              <w:spacing w:line="360" w:lineRule="auto"/>
              <w:ind w:firstLine="0"/>
              <w:rPr>
                <w:sz w:val="28"/>
                <w:szCs w:val="28"/>
              </w:rPr>
            </w:pPr>
          </w:p>
        </w:tc>
      </w:tr>
      <w:tr w:rsidR="000E28D2" w:rsidRPr="00134858" w14:paraId="227B4082" w14:textId="77777777" w:rsidTr="000E28D2">
        <w:tc>
          <w:tcPr>
            <w:tcW w:w="1951" w:type="dxa"/>
          </w:tcPr>
          <w:p w14:paraId="0A35AA99" w14:textId="77777777" w:rsidR="000E28D2" w:rsidRPr="00134858" w:rsidRDefault="000E28D2" w:rsidP="000E28D2">
            <w:pPr>
              <w:pStyle w:val="Paragraph"/>
              <w:spacing w:line="360" w:lineRule="auto"/>
              <w:ind w:firstLine="0"/>
              <w:rPr>
                <w:sz w:val="28"/>
                <w:szCs w:val="28"/>
              </w:rPr>
            </w:pPr>
            <w:r w:rsidRPr="00134858">
              <w:rPr>
                <w:sz w:val="28"/>
                <w:szCs w:val="28"/>
              </w:rPr>
              <w:t>orderShipLink</w:t>
            </w:r>
          </w:p>
        </w:tc>
        <w:tc>
          <w:tcPr>
            <w:tcW w:w="1276" w:type="dxa"/>
          </w:tcPr>
          <w:p w14:paraId="47DE7771" w14:textId="77777777" w:rsidR="000E28D2" w:rsidRPr="00134858" w:rsidRDefault="000E28D2" w:rsidP="000E28D2">
            <w:pPr>
              <w:pStyle w:val="Paragraph"/>
              <w:spacing w:line="360" w:lineRule="auto"/>
              <w:ind w:firstLine="0"/>
              <w:rPr>
                <w:sz w:val="28"/>
                <w:szCs w:val="28"/>
              </w:rPr>
            </w:pPr>
            <w:r w:rsidRPr="00134858">
              <w:rPr>
                <w:sz w:val="28"/>
                <w:szCs w:val="28"/>
              </w:rPr>
              <w:t>Text</w:t>
            </w:r>
          </w:p>
        </w:tc>
        <w:tc>
          <w:tcPr>
            <w:tcW w:w="992" w:type="dxa"/>
          </w:tcPr>
          <w:p w14:paraId="3C98F352" w14:textId="77777777" w:rsidR="000E28D2" w:rsidRPr="00134858" w:rsidRDefault="000E28D2" w:rsidP="000E28D2">
            <w:pPr>
              <w:pStyle w:val="Paragraph"/>
              <w:spacing w:line="360" w:lineRule="auto"/>
              <w:ind w:firstLine="0"/>
              <w:rPr>
                <w:sz w:val="28"/>
                <w:szCs w:val="28"/>
              </w:rPr>
            </w:pPr>
          </w:p>
        </w:tc>
        <w:tc>
          <w:tcPr>
            <w:tcW w:w="2977" w:type="dxa"/>
          </w:tcPr>
          <w:p w14:paraId="52BB7411" w14:textId="77777777" w:rsidR="000E28D2" w:rsidRPr="00134858" w:rsidRDefault="000E28D2" w:rsidP="000E28D2">
            <w:pPr>
              <w:pStyle w:val="Paragraph"/>
              <w:spacing w:line="360" w:lineRule="auto"/>
              <w:ind w:firstLine="0"/>
              <w:jc w:val="left"/>
              <w:rPr>
                <w:sz w:val="28"/>
                <w:szCs w:val="28"/>
              </w:rPr>
            </w:pPr>
            <w:r w:rsidRPr="00134858">
              <w:rPr>
                <w:sz w:val="28"/>
                <w:szCs w:val="28"/>
              </w:rPr>
              <w:t>Đường link kiểm tra quá trình giao hàng</w:t>
            </w:r>
          </w:p>
        </w:tc>
        <w:tc>
          <w:tcPr>
            <w:tcW w:w="1808" w:type="dxa"/>
          </w:tcPr>
          <w:p w14:paraId="7C60A3DD" w14:textId="77777777" w:rsidR="000E28D2" w:rsidRPr="00134858" w:rsidRDefault="000E28D2" w:rsidP="000E28D2">
            <w:pPr>
              <w:pStyle w:val="Paragraph"/>
              <w:spacing w:line="360" w:lineRule="auto"/>
              <w:ind w:firstLine="0"/>
              <w:rPr>
                <w:sz w:val="28"/>
                <w:szCs w:val="28"/>
              </w:rPr>
            </w:pPr>
          </w:p>
        </w:tc>
      </w:tr>
      <w:tr w:rsidR="00283861" w:rsidRPr="00134858" w14:paraId="6E8CA8B7" w14:textId="77777777" w:rsidTr="000E28D2">
        <w:tc>
          <w:tcPr>
            <w:tcW w:w="1951" w:type="dxa"/>
          </w:tcPr>
          <w:p w14:paraId="5AE55306" w14:textId="7E7C4488" w:rsidR="00283861" w:rsidRPr="00134858" w:rsidRDefault="00283861" w:rsidP="000E28D2">
            <w:pPr>
              <w:pStyle w:val="Paragraph"/>
              <w:spacing w:line="360" w:lineRule="auto"/>
              <w:ind w:firstLine="0"/>
              <w:rPr>
                <w:sz w:val="28"/>
                <w:szCs w:val="28"/>
              </w:rPr>
            </w:pPr>
            <w:r>
              <w:rPr>
                <w:sz w:val="28"/>
                <w:szCs w:val="28"/>
              </w:rPr>
              <w:t>orderVoucher</w:t>
            </w:r>
          </w:p>
        </w:tc>
        <w:tc>
          <w:tcPr>
            <w:tcW w:w="1276" w:type="dxa"/>
          </w:tcPr>
          <w:p w14:paraId="2AAEFA80" w14:textId="1BBEEB73" w:rsidR="00283861" w:rsidRPr="00134858" w:rsidRDefault="00283861" w:rsidP="000E28D2">
            <w:pPr>
              <w:pStyle w:val="Paragraph"/>
              <w:spacing w:line="360" w:lineRule="auto"/>
              <w:ind w:firstLine="0"/>
              <w:rPr>
                <w:sz w:val="28"/>
                <w:szCs w:val="28"/>
              </w:rPr>
            </w:pPr>
            <w:r>
              <w:rPr>
                <w:sz w:val="28"/>
                <w:szCs w:val="28"/>
              </w:rPr>
              <w:t>Text</w:t>
            </w:r>
          </w:p>
        </w:tc>
        <w:tc>
          <w:tcPr>
            <w:tcW w:w="992" w:type="dxa"/>
          </w:tcPr>
          <w:p w14:paraId="15CCDADE" w14:textId="77777777" w:rsidR="00283861" w:rsidRPr="00134858" w:rsidRDefault="00283861" w:rsidP="000E28D2">
            <w:pPr>
              <w:pStyle w:val="Paragraph"/>
              <w:spacing w:line="360" w:lineRule="auto"/>
              <w:ind w:firstLine="0"/>
              <w:rPr>
                <w:sz w:val="28"/>
                <w:szCs w:val="28"/>
              </w:rPr>
            </w:pPr>
          </w:p>
        </w:tc>
        <w:tc>
          <w:tcPr>
            <w:tcW w:w="2977" w:type="dxa"/>
          </w:tcPr>
          <w:p w14:paraId="6EF52C5F" w14:textId="28B914A7" w:rsidR="00283861" w:rsidRPr="00134858" w:rsidRDefault="00283861" w:rsidP="000E28D2">
            <w:pPr>
              <w:pStyle w:val="Paragraph"/>
              <w:spacing w:line="360" w:lineRule="auto"/>
              <w:ind w:firstLine="0"/>
              <w:jc w:val="left"/>
              <w:rPr>
                <w:sz w:val="28"/>
                <w:szCs w:val="28"/>
              </w:rPr>
            </w:pPr>
            <w:r>
              <w:rPr>
                <w:sz w:val="28"/>
                <w:szCs w:val="28"/>
              </w:rPr>
              <w:t>Mã giảm giá</w:t>
            </w:r>
          </w:p>
        </w:tc>
        <w:tc>
          <w:tcPr>
            <w:tcW w:w="1808" w:type="dxa"/>
          </w:tcPr>
          <w:p w14:paraId="4EB41B6B" w14:textId="77777777" w:rsidR="00283861" w:rsidRPr="00134858" w:rsidRDefault="00283861" w:rsidP="000E28D2">
            <w:pPr>
              <w:pStyle w:val="Paragraph"/>
              <w:spacing w:line="360" w:lineRule="auto"/>
              <w:ind w:firstLine="0"/>
              <w:rPr>
                <w:sz w:val="28"/>
                <w:szCs w:val="28"/>
              </w:rPr>
            </w:pPr>
          </w:p>
        </w:tc>
      </w:tr>
      <w:tr w:rsidR="000E28D2" w:rsidRPr="00134858" w14:paraId="7591C084" w14:textId="77777777" w:rsidTr="000E28D2">
        <w:tc>
          <w:tcPr>
            <w:tcW w:w="1951" w:type="dxa"/>
          </w:tcPr>
          <w:p w14:paraId="6D66925E" w14:textId="77777777" w:rsidR="000E28D2" w:rsidRPr="00134858" w:rsidRDefault="000E28D2" w:rsidP="000E28D2">
            <w:pPr>
              <w:pStyle w:val="Paragraph"/>
              <w:spacing w:line="360" w:lineRule="auto"/>
              <w:ind w:firstLine="0"/>
              <w:rPr>
                <w:sz w:val="28"/>
                <w:szCs w:val="28"/>
              </w:rPr>
            </w:pPr>
            <w:r w:rsidRPr="00134858">
              <w:rPr>
                <w:sz w:val="28"/>
                <w:szCs w:val="28"/>
              </w:rPr>
              <w:t>orderCost</w:t>
            </w:r>
          </w:p>
        </w:tc>
        <w:tc>
          <w:tcPr>
            <w:tcW w:w="1276" w:type="dxa"/>
          </w:tcPr>
          <w:p w14:paraId="130A0382"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992" w:type="dxa"/>
          </w:tcPr>
          <w:p w14:paraId="02354050"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2977" w:type="dxa"/>
          </w:tcPr>
          <w:p w14:paraId="4FF0E560" w14:textId="77777777" w:rsidR="000E28D2" w:rsidRPr="00134858" w:rsidRDefault="000E28D2" w:rsidP="000E28D2">
            <w:pPr>
              <w:pStyle w:val="Paragraph"/>
              <w:spacing w:line="360" w:lineRule="auto"/>
              <w:ind w:firstLine="0"/>
              <w:jc w:val="left"/>
              <w:rPr>
                <w:sz w:val="28"/>
                <w:szCs w:val="28"/>
              </w:rPr>
            </w:pPr>
            <w:r w:rsidRPr="00134858">
              <w:rPr>
                <w:sz w:val="28"/>
                <w:szCs w:val="28"/>
              </w:rPr>
              <w:t>Tổng vốn đơn</w:t>
            </w:r>
          </w:p>
        </w:tc>
        <w:tc>
          <w:tcPr>
            <w:tcW w:w="1808" w:type="dxa"/>
          </w:tcPr>
          <w:p w14:paraId="679C6313" w14:textId="77777777" w:rsidR="000E28D2" w:rsidRPr="00134858" w:rsidRDefault="000E28D2" w:rsidP="000E28D2">
            <w:pPr>
              <w:pStyle w:val="Paragraph"/>
              <w:spacing w:line="360" w:lineRule="auto"/>
              <w:ind w:firstLine="0"/>
              <w:rPr>
                <w:sz w:val="28"/>
                <w:szCs w:val="28"/>
              </w:rPr>
            </w:pPr>
          </w:p>
        </w:tc>
      </w:tr>
      <w:tr w:rsidR="000E28D2" w:rsidRPr="00134858" w14:paraId="40259396" w14:textId="77777777" w:rsidTr="000E28D2">
        <w:tc>
          <w:tcPr>
            <w:tcW w:w="1951" w:type="dxa"/>
          </w:tcPr>
          <w:p w14:paraId="73938861" w14:textId="77777777" w:rsidR="000E28D2" w:rsidRPr="00134858" w:rsidRDefault="000E28D2" w:rsidP="000E28D2">
            <w:pPr>
              <w:pStyle w:val="Paragraph"/>
              <w:spacing w:line="360" w:lineRule="auto"/>
              <w:ind w:firstLine="0"/>
              <w:rPr>
                <w:sz w:val="28"/>
                <w:szCs w:val="28"/>
              </w:rPr>
            </w:pPr>
            <w:r w:rsidRPr="00134858">
              <w:rPr>
                <w:sz w:val="28"/>
                <w:szCs w:val="28"/>
              </w:rPr>
              <w:t>orderSell</w:t>
            </w:r>
          </w:p>
        </w:tc>
        <w:tc>
          <w:tcPr>
            <w:tcW w:w="1276" w:type="dxa"/>
          </w:tcPr>
          <w:p w14:paraId="7DE3D7F6"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992" w:type="dxa"/>
          </w:tcPr>
          <w:p w14:paraId="28E0F9C5"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2977" w:type="dxa"/>
          </w:tcPr>
          <w:p w14:paraId="59DAC8B7" w14:textId="77777777" w:rsidR="000E28D2" w:rsidRPr="00134858" w:rsidRDefault="000E28D2" w:rsidP="000E28D2">
            <w:pPr>
              <w:pStyle w:val="Paragraph"/>
              <w:spacing w:line="360" w:lineRule="auto"/>
              <w:ind w:firstLine="0"/>
              <w:jc w:val="left"/>
              <w:rPr>
                <w:sz w:val="28"/>
                <w:szCs w:val="28"/>
              </w:rPr>
            </w:pPr>
            <w:r w:rsidRPr="00134858">
              <w:rPr>
                <w:sz w:val="28"/>
                <w:szCs w:val="28"/>
              </w:rPr>
              <w:t>Tổng bán ra</w:t>
            </w:r>
          </w:p>
        </w:tc>
        <w:tc>
          <w:tcPr>
            <w:tcW w:w="1808" w:type="dxa"/>
          </w:tcPr>
          <w:p w14:paraId="3952FFA1" w14:textId="77777777" w:rsidR="000E28D2" w:rsidRPr="00134858" w:rsidRDefault="000E28D2" w:rsidP="000E28D2">
            <w:pPr>
              <w:pStyle w:val="Paragraph"/>
              <w:spacing w:line="360" w:lineRule="auto"/>
              <w:ind w:firstLine="0"/>
              <w:rPr>
                <w:sz w:val="28"/>
                <w:szCs w:val="28"/>
              </w:rPr>
            </w:pPr>
          </w:p>
        </w:tc>
      </w:tr>
      <w:tr w:rsidR="000E28D2" w:rsidRPr="00134858" w14:paraId="1D00CB9D" w14:textId="77777777" w:rsidTr="000E28D2">
        <w:tc>
          <w:tcPr>
            <w:tcW w:w="1951" w:type="dxa"/>
          </w:tcPr>
          <w:p w14:paraId="7C9BC1FF" w14:textId="77777777" w:rsidR="000E28D2" w:rsidRPr="00134858" w:rsidRDefault="000E28D2" w:rsidP="000E28D2">
            <w:pPr>
              <w:pStyle w:val="Paragraph"/>
              <w:spacing w:line="360" w:lineRule="auto"/>
              <w:ind w:firstLine="0"/>
              <w:rPr>
                <w:sz w:val="28"/>
                <w:szCs w:val="28"/>
              </w:rPr>
            </w:pPr>
            <w:r w:rsidRPr="00134858">
              <w:rPr>
                <w:sz w:val="28"/>
                <w:szCs w:val="28"/>
              </w:rPr>
              <w:t>orderNote</w:t>
            </w:r>
          </w:p>
        </w:tc>
        <w:tc>
          <w:tcPr>
            <w:tcW w:w="1276" w:type="dxa"/>
          </w:tcPr>
          <w:p w14:paraId="7E6E520A"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694E33F4" w14:textId="77777777" w:rsidR="000E28D2" w:rsidRPr="00134858" w:rsidRDefault="000E28D2" w:rsidP="000E28D2">
            <w:pPr>
              <w:pStyle w:val="Paragraph"/>
              <w:spacing w:line="360" w:lineRule="auto"/>
              <w:ind w:firstLine="0"/>
              <w:rPr>
                <w:sz w:val="28"/>
                <w:szCs w:val="28"/>
              </w:rPr>
            </w:pPr>
            <w:r w:rsidRPr="00134858">
              <w:rPr>
                <w:sz w:val="28"/>
                <w:szCs w:val="28"/>
              </w:rPr>
              <w:t>255</w:t>
            </w:r>
          </w:p>
        </w:tc>
        <w:tc>
          <w:tcPr>
            <w:tcW w:w="2977" w:type="dxa"/>
          </w:tcPr>
          <w:p w14:paraId="782C0E40" w14:textId="77777777" w:rsidR="000E28D2" w:rsidRPr="00134858" w:rsidRDefault="000E28D2" w:rsidP="000E28D2">
            <w:pPr>
              <w:pStyle w:val="Paragraph"/>
              <w:spacing w:line="360" w:lineRule="auto"/>
              <w:ind w:firstLine="0"/>
              <w:jc w:val="left"/>
              <w:rPr>
                <w:sz w:val="28"/>
                <w:szCs w:val="28"/>
              </w:rPr>
            </w:pPr>
            <w:r w:rsidRPr="00134858">
              <w:rPr>
                <w:sz w:val="28"/>
                <w:szCs w:val="28"/>
              </w:rPr>
              <w:t>Ghi chú</w:t>
            </w:r>
          </w:p>
        </w:tc>
        <w:tc>
          <w:tcPr>
            <w:tcW w:w="1808" w:type="dxa"/>
          </w:tcPr>
          <w:p w14:paraId="4D2B9BB2" w14:textId="77777777" w:rsidR="000E28D2" w:rsidRPr="00134858" w:rsidRDefault="000E28D2" w:rsidP="000E28D2">
            <w:pPr>
              <w:pStyle w:val="Paragraph"/>
              <w:spacing w:line="360" w:lineRule="auto"/>
              <w:ind w:firstLine="0"/>
              <w:rPr>
                <w:sz w:val="28"/>
                <w:szCs w:val="28"/>
              </w:rPr>
            </w:pPr>
          </w:p>
        </w:tc>
      </w:tr>
      <w:tr w:rsidR="000E28D2" w:rsidRPr="00134858" w14:paraId="6FB29D74" w14:textId="77777777" w:rsidTr="000E28D2">
        <w:tc>
          <w:tcPr>
            <w:tcW w:w="1951" w:type="dxa"/>
          </w:tcPr>
          <w:p w14:paraId="4290189B" w14:textId="77777777" w:rsidR="000E28D2" w:rsidRPr="00134858" w:rsidRDefault="000E28D2" w:rsidP="000E28D2">
            <w:pPr>
              <w:pStyle w:val="Paragraph"/>
              <w:spacing w:line="360" w:lineRule="auto"/>
              <w:ind w:firstLine="0"/>
              <w:rPr>
                <w:sz w:val="28"/>
                <w:szCs w:val="28"/>
              </w:rPr>
            </w:pPr>
            <w:r w:rsidRPr="00134858">
              <w:rPr>
                <w:sz w:val="28"/>
                <w:szCs w:val="28"/>
              </w:rPr>
              <w:t>orderChannel</w:t>
            </w:r>
          </w:p>
        </w:tc>
        <w:tc>
          <w:tcPr>
            <w:tcW w:w="1276" w:type="dxa"/>
          </w:tcPr>
          <w:p w14:paraId="2D0CD298"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5FF7D45A"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2977" w:type="dxa"/>
          </w:tcPr>
          <w:p w14:paraId="419A774F" w14:textId="77777777" w:rsidR="000E28D2" w:rsidRPr="00134858" w:rsidRDefault="000E28D2" w:rsidP="000E28D2">
            <w:pPr>
              <w:pStyle w:val="Paragraph"/>
              <w:spacing w:line="360" w:lineRule="auto"/>
              <w:ind w:firstLine="0"/>
              <w:jc w:val="left"/>
              <w:rPr>
                <w:sz w:val="28"/>
                <w:szCs w:val="28"/>
              </w:rPr>
            </w:pPr>
            <w:r w:rsidRPr="00134858">
              <w:rPr>
                <w:sz w:val="28"/>
                <w:szCs w:val="28"/>
              </w:rPr>
              <w:t>Kênh đặt hàng</w:t>
            </w:r>
          </w:p>
        </w:tc>
        <w:tc>
          <w:tcPr>
            <w:tcW w:w="1808" w:type="dxa"/>
          </w:tcPr>
          <w:p w14:paraId="5DDFD9C7" w14:textId="77777777" w:rsidR="000E28D2" w:rsidRPr="00134858" w:rsidRDefault="000E28D2" w:rsidP="000E28D2">
            <w:pPr>
              <w:pStyle w:val="Paragraph"/>
              <w:spacing w:line="360" w:lineRule="auto"/>
              <w:ind w:firstLine="0"/>
              <w:rPr>
                <w:sz w:val="28"/>
                <w:szCs w:val="28"/>
              </w:rPr>
            </w:pPr>
          </w:p>
        </w:tc>
      </w:tr>
      <w:tr w:rsidR="000E28D2" w:rsidRPr="00134858" w14:paraId="087AFEF4" w14:textId="77777777" w:rsidTr="000E28D2">
        <w:tc>
          <w:tcPr>
            <w:tcW w:w="1951" w:type="dxa"/>
          </w:tcPr>
          <w:p w14:paraId="324F5624" w14:textId="2C0278E5" w:rsidR="000E28D2" w:rsidRPr="00134858" w:rsidRDefault="00283861" w:rsidP="000E28D2">
            <w:pPr>
              <w:pStyle w:val="Paragraph"/>
              <w:spacing w:line="360" w:lineRule="auto"/>
              <w:ind w:firstLine="0"/>
              <w:rPr>
                <w:sz w:val="28"/>
                <w:szCs w:val="28"/>
              </w:rPr>
            </w:pPr>
            <w:r>
              <w:rPr>
                <w:sz w:val="28"/>
                <w:szCs w:val="28"/>
              </w:rPr>
              <w:t>orderShopname</w:t>
            </w:r>
          </w:p>
        </w:tc>
        <w:tc>
          <w:tcPr>
            <w:tcW w:w="1276" w:type="dxa"/>
          </w:tcPr>
          <w:p w14:paraId="28A8653E" w14:textId="48B9D444" w:rsidR="000E28D2" w:rsidRPr="00134858" w:rsidRDefault="00283861" w:rsidP="000E28D2">
            <w:pPr>
              <w:pStyle w:val="Paragraph"/>
              <w:spacing w:line="360" w:lineRule="auto"/>
              <w:ind w:firstLine="0"/>
              <w:rPr>
                <w:sz w:val="28"/>
                <w:szCs w:val="28"/>
              </w:rPr>
            </w:pPr>
            <w:r>
              <w:rPr>
                <w:sz w:val="28"/>
                <w:szCs w:val="28"/>
              </w:rPr>
              <w:t>Varchar</w:t>
            </w:r>
          </w:p>
        </w:tc>
        <w:tc>
          <w:tcPr>
            <w:tcW w:w="992" w:type="dxa"/>
          </w:tcPr>
          <w:p w14:paraId="5F40BDE9" w14:textId="77777777" w:rsidR="000E28D2" w:rsidRPr="00134858" w:rsidRDefault="000E28D2" w:rsidP="000E28D2">
            <w:pPr>
              <w:pStyle w:val="Paragraph"/>
              <w:spacing w:line="360" w:lineRule="auto"/>
              <w:ind w:firstLine="0"/>
              <w:rPr>
                <w:sz w:val="28"/>
                <w:szCs w:val="28"/>
              </w:rPr>
            </w:pPr>
          </w:p>
        </w:tc>
        <w:tc>
          <w:tcPr>
            <w:tcW w:w="2977" w:type="dxa"/>
          </w:tcPr>
          <w:p w14:paraId="51C26AEF" w14:textId="04F6DC94" w:rsidR="000E28D2" w:rsidRPr="00134858" w:rsidRDefault="00283861" w:rsidP="000E28D2">
            <w:pPr>
              <w:pStyle w:val="Paragraph"/>
              <w:spacing w:line="360" w:lineRule="auto"/>
              <w:ind w:firstLine="0"/>
              <w:jc w:val="left"/>
              <w:rPr>
                <w:sz w:val="28"/>
                <w:szCs w:val="28"/>
              </w:rPr>
            </w:pPr>
            <w:r>
              <w:rPr>
                <w:sz w:val="28"/>
                <w:szCs w:val="28"/>
              </w:rPr>
              <w:t>Tên shop của đơn hàng đó</w:t>
            </w:r>
          </w:p>
        </w:tc>
        <w:tc>
          <w:tcPr>
            <w:tcW w:w="1808" w:type="dxa"/>
          </w:tcPr>
          <w:p w14:paraId="2A8D441E" w14:textId="77777777" w:rsidR="000E28D2" w:rsidRPr="00134858" w:rsidRDefault="000E28D2" w:rsidP="000E28D2">
            <w:pPr>
              <w:pStyle w:val="Paragraph"/>
              <w:spacing w:line="360" w:lineRule="auto"/>
              <w:ind w:firstLine="0"/>
              <w:rPr>
                <w:sz w:val="28"/>
                <w:szCs w:val="28"/>
              </w:rPr>
            </w:pPr>
          </w:p>
        </w:tc>
      </w:tr>
      <w:tr w:rsidR="000E28D2" w:rsidRPr="00134858" w14:paraId="40C40A8F" w14:textId="77777777" w:rsidTr="000E28D2">
        <w:tc>
          <w:tcPr>
            <w:tcW w:w="1951" w:type="dxa"/>
          </w:tcPr>
          <w:p w14:paraId="71939820" w14:textId="77777777" w:rsidR="000E28D2" w:rsidRPr="00134858" w:rsidRDefault="000E28D2" w:rsidP="000E28D2">
            <w:pPr>
              <w:pStyle w:val="Paragraph"/>
              <w:spacing w:line="360" w:lineRule="auto"/>
              <w:ind w:firstLine="0"/>
              <w:rPr>
                <w:sz w:val="28"/>
                <w:szCs w:val="28"/>
              </w:rPr>
            </w:pPr>
            <w:r w:rsidRPr="00134858">
              <w:rPr>
                <w:sz w:val="28"/>
                <w:szCs w:val="28"/>
              </w:rPr>
              <w:t>Created</w:t>
            </w:r>
          </w:p>
        </w:tc>
        <w:tc>
          <w:tcPr>
            <w:tcW w:w="1276" w:type="dxa"/>
          </w:tcPr>
          <w:p w14:paraId="463FFA63" w14:textId="77777777" w:rsidR="000E28D2" w:rsidRPr="00134858" w:rsidRDefault="000E28D2" w:rsidP="000E28D2">
            <w:pPr>
              <w:pStyle w:val="Paragraph"/>
              <w:spacing w:line="360" w:lineRule="auto"/>
              <w:ind w:firstLine="0"/>
              <w:rPr>
                <w:sz w:val="28"/>
                <w:szCs w:val="28"/>
              </w:rPr>
            </w:pPr>
            <w:r w:rsidRPr="00134858">
              <w:rPr>
                <w:sz w:val="28"/>
                <w:szCs w:val="28"/>
              </w:rPr>
              <w:t>datetime</w:t>
            </w:r>
          </w:p>
        </w:tc>
        <w:tc>
          <w:tcPr>
            <w:tcW w:w="992" w:type="dxa"/>
          </w:tcPr>
          <w:p w14:paraId="1F757E0F" w14:textId="77777777" w:rsidR="000E28D2" w:rsidRPr="00134858" w:rsidRDefault="000E28D2" w:rsidP="000E28D2">
            <w:pPr>
              <w:pStyle w:val="Paragraph"/>
              <w:spacing w:line="360" w:lineRule="auto"/>
              <w:ind w:firstLine="0"/>
              <w:rPr>
                <w:sz w:val="28"/>
                <w:szCs w:val="28"/>
              </w:rPr>
            </w:pPr>
          </w:p>
        </w:tc>
        <w:tc>
          <w:tcPr>
            <w:tcW w:w="2977" w:type="dxa"/>
          </w:tcPr>
          <w:p w14:paraId="7971D3F9" w14:textId="77777777" w:rsidR="000E28D2" w:rsidRPr="00134858" w:rsidRDefault="000E28D2" w:rsidP="000E28D2">
            <w:pPr>
              <w:pStyle w:val="Paragraph"/>
              <w:spacing w:line="360" w:lineRule="auto"/>
              <w:ind w:firstLine="0"/>
              <w:jc w:val="left"/>
              <w:rPr>
                <w:sz w:val="28"/>
                <w:szCs w:val="28"/>
              </w:rPr>
            </w:pPr>
            <w:r w:rsidRPr="00134858">
              <w:rPr>
                <w:sz w:val="28"/>
                <w:szCs w:val="28"/>
              </w:rPr>
              <w:t xml:space="preserve">Ngày tạo </w:t>
            </w:r>
          </w:p>
        </w:tc>
        <w:tc>
          <w:tcPr>
            <w:tcW w:w="1808" w:type="dxa"/>
          </w:tcPr>
          <w:p w14:paraId="1EDDDF16" w14:textId="77777777" w:rsidR="000E28D2" w:rsidRPr="00134858" w:rsidRDefault="000E28D2" w:rsidP="000E28D2">
            <w:pPr>
              <w:pStyle w:val="Paragraph"/>
              <w:spacing w:line="360" w:lineRule="auto"/>
              <w:ind w:firstLine="0"/>
              <w:rPr>
                <w:sz w:val="28"/>
                <w:szCs w:val="28"/>
              </w:rPr>
            </w:pPr>
          </w:p>
        </w:tc>
      </w:tr>
      <w:tr w:rsidR="000E28D2" w:rsidRPr="00134858" w14:paraId="1611D6CC" w14:textId="77777777" w:rsidTr="000E28D2">
        <w:tc>
          <w:tcPr>
            <w:tcW w:w="1951" w:type="dxa"/>
          </w:tcPr>
          <w:p w14:paraId="3BD5F94D" w14:textId="77777777" w:rsidR="000E28D2" w:rsidRPr="00134858" w:rsidRDefault="000E28D2" w:rsidP="000E28D2">
            <w:pPr>
              <w:pStyle w:val="Paragraph"/>
              <w:spacing w:line="360" w:lineRule="auto"/>
              <w:ind w:firstLine="0"/>
              <w:rPr>
                <w:sz w:val="28"/>
                <w:szCs w:val="28"/>
              </w:rPr>
            </w:pPr>
            <w:r w:rsidRPr="00134858">
              <w:rPr>
                <w:sz w:val="28"/>
                <w:szCs w:val="28"/>
              </w:rPr>
              <w:t>Updated</w:t>
            </w:r>
          </w:p>
        </w:tc>
        <w:tc>
          <w:tcPr>
            <w:tcW w:w="1276" w:type="dxa"/>
          </w:tcPr>
          <w:p w14:paraId="1AC9C149" w14:textId="77777777" w:rsidR="000E28D2" w:rsidRPr="00134858" w:rsidRDefault="000E28D2" w:rsidP="000E28D2">
            <w:pPr>
              <w:pStyle w:val="Paragraph"/>
              <w:spacing w:line="360" w:lineRule="auto"/>
              <w:ind w:firstLine="0"/>
              <w:rPr>
                <w:sz w:val="28"/>
                <w:szCs w:val="28"/>
              </w:rPr>
            </w:pPr>
            <w:r w:rsidRPr="00134858">
              <w:rPr>
                <w:sz w:val="28"/>
                <w:szCs w:val="28"/>
              </w:rPr>
              <w:t>datetime</w:t>
            </w:r>
          </w:p>
        </w:tc>
        <w:tc>
          <w:tcPr>
            <w:tcW w:w="992" w:type="dxa"/>
          </w:tcPr>
          <w:p w14:paraId="4908DDD8" w14:textId="77777777" w:rsidR="000E28D2" w:rsidRPr="00134858" w:rsidRDefault="000E28D2" w:rsidP="000E28D2">
            <w:pPr>
              <w:pStyle w:val="Paragraph"/>
              <w:spacing w:line="360" w:lineRule="auto"/>
              <w:ind w:firstLine="0"/>
              <w:rPr>
                <w:sz w:val="28"/>
                <w:szCs w:val="28"/>
              </w:rPr>
            </w:pPr>
          </w:p>
        </w:tc>
        <w:tc>
          <w:tcPr>
            <w:tcW w:w="2977" w:type="dxa"/>
          </w:tcPr>
          <w:p w14:paraId="74337684" w14:textId="77777777" w:rsidR="000E28D2" w:rsidRPr="00134858" w:rsidRDefault="000E28D2" w:rsidP="000E28D2">
            <w:pPr>
              <w:pStyle w:val="Paragraph"/>
              <w:spacing w:line="360" w:lineRule="auto"/>
              <w:ind w:firstLine="0"/>
              <w:jc w:val="left"/>
              <w:rPr>
                <w:sz w:val="28"/>
                <w:szCs w:val="28"/>
              </w:rPr>
            </w:pPr>
            <w:r w:rsidRPr="00134858">
              <w:rPr>
                <w:sz w:val="28"/>
                <w:szCs w:val="28"/>
              </w:rPr>
              <w:t>Ngày sửa</w:t>
            </w:r>
          </w:p>
        </w:tc>
        <w:tc>
          <w:tcPr>
            <w:tcW w:w="1808" w:type="dxa"/>
          </w:tcPr>
          <w:p w14:paraId="755697FE" w14:textId="77777777" w:rsidR="000E28D2" w:rsidRPr="00134858" w:rsidRDefault="000E28D2" w:rsidP="008F2D9E">
            <w:pPr>
              <w:pStyle w:val="Paragraph"/>
              <w:keepNext/>
              <w:spacing w:line="360" w:lineRule="auto"/>
              <w:ind w:firstLine="0"/>
              <w:rPr>
                <w:sz w:val="28"/>
                <w:szCs w:val="28"/>
              </w:rPr>
            </w:pPr>
          </w:p>
        </w:tc>
      </w:tr>
    </w:tbl>
    <w:p w14:paraId="28E7840F" w14:textId="458FE9DE" w:rsidR="008F2D9E" w:rsidRDefault="008F2D9E" w:rsidP="00234450">
      <w:pPr>
        <w:pStyle w:val="Caption"/>
        <w:jc w:val="center"/>
      </w:pPr>
      <w:bookmarkStart w:id="81" w:name="_Toc27492844"/>
      <w:r>
        <w:t>Hình 2.</w:t>
      </w:r>
      <w:r w:rsidR="009108F5">
        <w:fldChar w:fldCharType="begin"/>
      </w:r>
      <w:r w:rsidR="009108F5">
        <w:instrText xml:space="preserve"> SEQ Table \* ARABIC </w:instrText>
      </w:r>
      <w:r w:rsidR="009108F5">
        <w:fldChar w:fldCharType="separate"/>
      </w:r>
      <w:r w:rsidR="00234450">
        <w:rPr>
          <w:noProof/>
        </w:rPr>
        <w:t>23</w:t>
      </w:r>
      <w:r w:rsidR="009108F5">
        <w:rPr>
          <w:noProof/>
        </w:rPr>
        <w:fldChar w:fldCharType="end"/>
      </w:r>
      <w:r>
        <w:t>. Mô tả chi tiết bảng order_tb</w:t>
      </w:r>
      <w:bookmarkEnd w:id="81"/>
    </w:p>
    <w:p w14:paraId="537A6691" w14:textId="78D51353" w:rsidR="000E28D2" w:rsidRDefault="000E28D2" w:rsidP="00CE573B">
      <w:pPr>
        <w:rPr>
          <w:rFonts w:ascii="Times New Roman" w:hAnsi="Times New Roman"/>
          <w:b/>
          <w:bCs/>
          <w:sz w:val="26"/>
          <w:szCs w:val="26"/>
        </w:rPr>
      </w:pPr>
    </w:p>
    <w:p w14:paraId="215355C9" w14:textId="150EB299" w:rsidR="008F2D9E" w:rsidRDefault="008F2D9E" w:rsidP="00CE573B">
      <w:pPr>
        <w:rPr>
          <w:rFonts w:ascii="Times New Roman" w:hAnsi="Times New Roman"/>
          <w:b/>
          <w:bCs/>
          <w:sz w:val="26"/>
          <w:szCs w:val="26"/>
        </w:rPr>
      </w:pPr>
    </w:p>
    <w:p w14:paraId="6FE6625C" w14:textId="77777777" w:rsidR="008F2D9E" w:rsidRPr="00CE573B" w:rsidRDefault="008F2D9E" w:rsidP="00CE573B">
      <w:pPr>
        <w:rPr>
          <w:rFonts w:ascii="Times New Roman" w:hAnsi="Times New Roman"/>
          <w:b/>
          <w:bCs/>
          <w:sz w:val="26"/>
          <w:szCs w:val="26"/>
        </w:rPr>
      </w:pPr>
    </w:p>
    <w:tbl>
      <w:tblPr>
        <w:tblStyle w:val="TableGrid"/>
        <w:tblW w:w="0" w:type="auto"/>
        <w:tblLook w:val="04A0" w:firstRow="1" w:lastRow="0" w:firstColumn="1" w:lastColumn="0" w:noHBand="0" w:noVBand="1"/>
      </w:tblPr>
      <w:tblGrid>
        <w:gridCol w:w="1927"/>
        <w:gridCol w:w="1787"/>
        <w:gridCol w:w="1783"/>
        <w:gridCol w:w="1781"/>
        <w:gridCol w:w="1784"/>
      </w:tblGrid>
      <w:tr w:rsidR="000E28D2" w:rsidRPr="00134858" w14:paraId="015592B3" w14:textId="77777777" w:rsidTr="00283861">
        <w:tc>
          <w:tcPr>
            <w:tcW w:w="1927" w:type="dxa"/>
          </w:tcPr>
          <w:p w14:paraId="19BDBB52" w14:textId="77777777" w:rsidR="000E28D2" w:rsidRPr="00134858" w:rsidRDefault="000E28D2" w:rsidP="000E28D2">
            <w:pPr>
              <w:pStyle w:val="Paragraph"/>
              <w:spacing w:line="360" w:lineRule="auto"/>
              <w:ind w:firstLine="0"/>
              <w:rPr>
                <w:sz w:val="28"/>
                <w:szCs w:val="28"/>
              </w:rPr>
            </w:pPr>
            <w:r w:rsidRPr="00134858">
              <w:rPr>
                <w:sz w:val="28"/>
                <w:szCs w:val="28"/>
              </w:rPr>
              <w:lastRenderedPageBreak/>
              <w:t>Trường</w:t>
            </w:r>
          </w:p>
        </w:tc>
        <w:tc>
          <w:tcPr>
            <w:tcW w:w="1787" w:type="dxa"/>
          </w:tcPr>
          <w:p w14:paraId="1EC7F449" w14:textId="77777777" w:rsidR="000E28D2" w:rsidRPr="00134858" w:rsidRDefault="000E28D2" w:rsidP="000E28D2">
            <w:pPr>
              <w:pStyle w:val="Paragraph"/>
              <w:spacing w:line="360" w:lineRule="auto"/>
              <w:ind w:firstLine="0"/>
              <w:jc w:val="left"/>
              <w:rPr>
                <w:sz w:val="28"/>
                <w:szCs w:val="28"/>
              </w:rPr>
            </w:pPr>
            <w:r w:rsidRPr="00134858">
              <w:rPr>
                <w:sz w:val="28"/>
                <w:szCs w:val="28"/>
              </w:rPr>
              <w:t>Kiểu dữ liệu</w:t>
            </w:r>
          </w:p>
        </w:tc>
        <w:tc>
          <w:tcPr>
            <w:tcW w:w="1783" w:type="dxa"/>
          </w:tcPr>
          <w:p w14:paraId="77F35089" w14:textId="77777777" w:rsidR="000E28D2" w:rsidRPr="00134858" w:rsidRDefault="000E28D2" w:rsidP="000E28D2">
            <w:pPr>
              <w:pStyle w:val="Paragraph"/>
              <w:spacing w:line="360" w:lineRule="auto"/>
              <w:ind w:firstLine="0"/>
              <w:rPr>
                <w:sz w:val="28"/>
                <w:szCs w:val="28"/>
              </w:rPr>
            </w:pPr>
            <w:r w:rsidRPr="00134858">
              <w:rPr>
                <w:sz w:val="28"/>
                <w:szCs w:val="28"/>
              </w:rPr>
              <w:t>Kích thước</w:t>
            </w:r>
          </w:p>
        </w:tc>
        <w:tc>
          <w:tcPr>
            <w:tcW w:w="1781" w:type="dxa"/>
          </w:tcPr>
          <w:p w14:paraId="4C658491" w14:textId="77777777" w:rsidR="000E28D2" w:rsidRPr="00134858" w:rsidRDefault="000E28D2" w:rsidP="000E28D2">
            <w:pPr>
              <w:pStyle w:val="Paragraph"/>
              <w:spacing w:line="360" w:lineRule="auto"/>
              <w:ind w:firstLine="0"/>
              <w:rPr>
                <w:sz w:val="28"/>
                <w:szCs w:val="28"/>
              </w:rPr>
            </w:pPr>
            <w:r w:rsidRPr="00134858">
              <w:rPr>
                <w:sz w:val="28"/>
                <w:szCs w:val="28"/>
              </w:rPr>
              <w:t>Diễn giải</w:t>
            </w:r>
          </w:p>
        </w:tc>
        <w:tc>
          <w:tcPr>
            <w:tcW w:w="1784" w:type="dxa"/>
          </w:tcPr>
          <w:p w14:paraId="6D9B7E9F" w14:textId="77777777" w:rsidR="000E28D2" w:rsidRPr="00134858" w:rsidRDefault="000E28D2" w:rsidP="000E28D2">
            <w:pPr>
              <w:pStyle w:val="Paragraph"/>
              <w:spacing w:line="360" w:lineRule="auto"/>
              <w:ind w:firstLine="0"/>
              <w:rPr>
                <w:sz w:val="28"/>
                <w:szCs w:val="28"/>
              </w:rPr>
            </w:pPr>
            <w:r w:rsidRPr="00134858">
              <w:rPr>
                <w:sz w:val="28"/>
                <w:szCs w:val="28"/>
              </w:rPr>
              <w:t>Ràng buộc</w:t>
            </w:r>
          </w:p>
        </w:tc>
      </w:tr>
      <w:tr w:rsidR="000E28D2" w:rsidRPr="00134858" w14:paraId="6EB33B00" w14:textId="77777777" w:rsidTr="00283861">
        <w:tc>
          <w:tcPr>
            <w:tcW w:w="1927" w:type="dxa"/>
          </w:tcPr>
          <w:p w14:paraId="4AE99719" w14:textId="77777777" w:rsidR="000E28D2" w:rsidRPr="00134858" w:rsidRDefault="000E28D2" w:rsidP="000E28D2">
            <w:pPr>
              <w:pStyle w:val="Paragraph"/>
              <w:spacing w:line="360" w:lineRule="auto"/>
              <w:ind w:firstLine="0"/>
              <w:rPr>
                <w:sz w:val="28"/>
                <w:szCs w:val="28"/>
              </w:rPr>
            </w:pPr>
            <w:r w:rsidRPr="00134858">
              <w:rPr>
                <w:sz w:val="28"/>
                <w:szCs w:val="28"/>
              </w:rPr>
              <w:t>order_detail_id</w:t>
            </w:r>
          </w:p>
        </w:tc>
        <w:tc>
          <w:tcPr>
            <w:tcW w:w="1787" w:type="dxa"/>
          </w:tcPr>
          <w:p w14:paraId="7E566B27"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5459B100"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0FE83454" w14:textId="77777777" w:rsidR="000E28D2" w:rsidRPr="00134858" w:rsidRDefault="000E28D2" w:rsidP="000E28D2">
            <w:pPr>
              <w:pStyle w:val="Paragraph"/>
              <w:spacing w:line="360" w:lineRule="auto"/>
              <w:ind w:firstLine="0"/>
              <w:rPr>
                <w:sz w:val="28"/>
                <w:szCs w:val="28"/>
              </w:rPr>
            </w:pPr>
            <w:r w:rsidRPr="00134858">
              <w:rPr>
                <w:sz w:val="28"/>
                <w:szCs w:val="28"/>
              </w:rPr>
              <w:t xml:space="preserve">Mã chi tiết </w:t>
            </w:r>
          </w:p>
        </w:tc>
        <w:tc>
          <w:tcPr>
            <w:tcW w:w="1784" w:type="dxa"/>
          </w:tcPr>
          <w:p w14:paraId="5A2C407F" w14:textId="77777777" w:rsidR="000E28D2" w:rsidRPr="00134858" w:rsidRDefault="000E28D2" w:rsidP="000E28D2">
            <w:pPr>
              <w:pStyle w:val="Paragraph"/>
              <w:spacing w:line="360" w:lineRule="auto"/>
              <w:ind w:firstLine="0"/>
              <w:rPr>
                <w:sz w:val="28"/>
                <w:szCs w:val="28"/>
              </w:rPr>
            </w:pPr>
            <w:r w:rsidRPr="00134858">
              <w:rPr>
                <w:sz w:val="28"/>
                <w:szCs w:val="28"/>
              </w:rPr>
              <w:t>Khóa chính</w:t>
            </w:r>
          </w:p>
        </w:tc>
      </w:tr>
      <w:tr w:rsidR="000E28D2" w:rsidRPr="00134858" w14:paraId="7E333D30" w14:textId="77777777" w:rsidTr="00283861">
        <w:tc>
          <w:tcPr>
            <w:tcW w:w="1927" w:type="dxa"/>
          </w:tcPr>
          <w:p w14:paraId="6CEB5A4B" w14:textId="77777777" w:rsidR="000E28D2" w:rsidRPr="00134858" w:rsidRDefault="000E28D2" w:rsidP="000E28D2">
            <w:pPr>
              <w:pStyle w:val="Paragraph"/>
              <w:spacing w:line="360" w:lineRule="auto"/>
              <w:ind w:firstLine="0"/>
              <w:rPr>
                <w:sz w:val="28"/>
                <w:szCs w:val="28"/>
              </w:rPr>
            </w:pPr>
            <w:r w:rsidRPr="00134858">
              <w:rPr>
                <w:sz w:val="28"/>
                <w:szCs w:val="28"/>
              </w:rPr>
              <w:t>orderID</w:t>
            </w:r>
          </w:p>
        </w:tc>
        <w:tc>
          <w:tcPr>
            <w:tcW w:w="1787" w:type="dxa"/>
          </w:tcPr>
          <w:p w14:paraId="1BF3F3A6"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1783" w:type="dxa"/>
          </w:tcPr>
          <w:p w14:paraId="78D6D947" w14:textId="77777777" w:rsidR="000E28D2" w:rsidRPr="00134858" w:rsidRDefault="000E28D2" w:rsidP="000E28D2">
            <w:pPr>
              <w:pStyle w:val="Paragraph"/>
              <w:spacing w:line="360" w:lineRule="auto"/>
              <w:ind w:firstLine="0"/>
              <w:rPr>
                <w:sz w:val="28"/>
                <w:szCs w:val="28"/>
              </w:rPr>
            </w:pPr>
          </w:p>
        </w:tc>
        <w:tc>
          <w:tcPr>
            <w:tcW w:w="1781" w:type="dxa"/>
          </w:tcPr>
          <w:p w14:paraId="655A7EEA" w14:textId="77777777" w:rsidR="000E28D2" w:rsidRPr="00134858" w:rsidRDefault="000E28D2" w:rsidP="000E28D2">
            <w:pPr>
              <w:pStyle w:val="Paragraph"/>
              <w:spacing w:line="360" w:lineRule="auto"/>
              <w:ind w:firstLine="0"/>
              <w:rPr>
                <w:sz w:val="28"/>
                <w:szCs w:val="28"/>
              </w:rPr>
            </w:pPr>
            <w:r w:rsidRPr="00134858">
              <w:rPr>
                <w:sz w:val="28"/>
                <w:szCs w:val="28"/>
              </w:rPr>
              <w:t xml:space="preserve">Mã </w:t>
            </w:r>
            <w:r>
              <w:rPr>
                <w:sz w:val="28"/>
                <w:szCs w:val="28"/>
              </w:rPr>
              <w:t>đơn hàng</w:t>
            </w:r>
          </w:p>
        </w:tc>
        <w:tc>
          <w:tcPr>
            <w:tcW w:w="1784" w:type="dxa"/>
          </w:tcPr>
          <w:p w14:paraId="5BC3B63E" w14:textId="77777777" w:rsidR="000E28D2" w:rsidRPr="00134858" w:rsidRDefault="000E28D2" w:rsidP="000E28D2">
            <w:pPr>
              <w:pStyle w:val="Paragraph"/>
              <w:spacing w:line="360" w:lineRule="auto"/>
              <w:ind w:firstLine="0"/>
              <w:jc w:val="left"/>
              <w:rPr>
                <w:sz w:val="28"/>
                <w:szCs w:val="28"/>
              </w:rPr>
            </w:pPr>
            <w:r w:rsidRPr="00134858">
              <w:rPr>
                <w:sz w:val="28"/>
                <w:szCs w:val="28"/>
              </w:rPr>
              <w:t>Khóa chính, khóa ngoại</w:t>
            </w:r>
          </w:p>
        </w:tc>
      </w:tr>
      <w:tr w:rsidR="000E28D2" w:rsidRPr="00134858" w14:paraId="151A200B" w14:textId="77777777" w:rsidTr="00283861">
        <w:tc>
          <w:tcPr>
            <w:tcW w:w="1927" w:type="dxa"/>
          </w:tcPr>
          <w:p w14:paraId="0EBF6462" w14:textId="77777777" w:rsidR="000E28D2" w:rsidRPr="00134858" w:rsidRDefault="000E28D2" w:rsidP="000E28D2">
            <w:pPr>
              <w:pStyle w:val="Paragraph"/>
              <w:spacing w:line="360" w:lineRule="auto"/>
              <w:ind w:firstLine="0"/>
              <w:rPr>
                <w:sz w:val="28"/>
                <w:szCs w:val="28"/>
              </w:rPr>
            </w:pPr>
            <w:r w:rsidRPr="00134858">
              <w:rPr>
                <w:sz w:val="28"/>
                <w:szCs w:val="28"/>
              </w:rPr>
              <w:t>productID</w:t>
            </w:r>
          </w:p>
        </w:tc>
        <w:tc>
          <w:tcPr>
            <w:tcW w:w="1787" w:type="dxa"/>
          </w:tcPr>
          <w:p w14:paraId="5F7AC683"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041E714D"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1EED450E" w14:textId="4772A7AD" w:rsidR="000E28D2" w:rsidRPr="00134858" w:rsidRDefault="00283861" w:rsidP="000E28D2">
            <w:pPr>
              <w:pStyle w:val="Paragraph"/>
              <w:spacing w:line="360" w:lineRule="auto"/>
              <w:ind w:firstLine="0"/>
              <w:rPr>
                <w:sz w:val="28"/>
                <w:szCs w:val="28"/>
              </w:rPr>
            </w:pPr>
            <w:r>
              <w:rPr>
                <w:sz w:val="28"/>
                <w:szCs w:val="28"/>
              </w:rPr>
              <w:t>Mã sản phẩm</w:t>
            </w:r>
          </w:p>
        </w:tc>
        <w:tc>
          <w:tcPr>
            <w:tcW w:w="1784" w:type="dxa"/>
          </w:tcPr>
          <w:p w14:paraId="0F7EF8C4" w14:textId="77777777" w:rsidR="000E28D2" w:rsidRPr="00134858" w:rsidRDefault="000E28D2" w:rsidP="000E28D2">
            <w:pPr>
              <w:pStyle w:val="Paragraph"/>
              <w:spacing w:line="360" w:lineRule="auto"/>
              <w:ind w:firstLine="0"/>
              <w:rPr>
                <w:sz w:val="28"/>
                <w:szCs w:val="28"/>
              </w:rPr>
            </w:pPr>
          </w:p>
        </w:tc>
      </w:tr>
      <w:tr w:rsidR="000E28D2" w:rsidRPr="00134858" w14:paraId="0CF1FD4F" w14:textId="77777777" w:rsidTr="00283861">
        <w:tc>
          <w:tcPr>
            <w:tcW w:w="1927" w:type="dxa"/>
          </w:tcPr>
          <w:p w14:paraId="264BF940" w14:textId="2EF1327C" w:rsidR="000E28D2" w:rsidRPr="00134858" w:rsidRDefault="00283861" w:rsidP="000E28D2">
            <w:pPr>
              <w:pStyle w:val="Paragraph"/>
              <w:spacing w:line="360" w:lineRule="auto"/>
              <w:ind w:firstLine="0"/>
              <w:rPr>
                <w:sz w:val="28"/>
                <w:szCs w:val="28"/>
              </w:rPr>
            </w:pPr>
            <w:r>
              <w:rPr>
                <w:sz w:val="28"/>
                <w:szCs w:val="28"/>
              </w:rPr>
              <w:t>variantSKU</w:t>
            </w:r>
          </w:p>
        </w:tc>
        <w:tc>
          <w:tcPr>
            <w:tcW w:w="1787" w:type="dxa"/>
          </w:tcPr>
          <w:p w14:paraId="4BA5C904"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321D8435"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3165B25B" w14:textId="0F0A8C82" w:rsidR="000E28D2" w:rsidRPr="00134858" w:rsidRDefault="00283861" w:rsidP="000E28D2">
            <w:pPr>
              <w:pStyle w:val="Paragraph"/>
              <w:spacing w:line="360" w:lineRule="auto"/>
              <w:ind w:firstLine="0"/>
              <w:rPr>
                <w:sz w:val="28"/>
                <w:szCs w:val="28"/>
              </w:rPr>
            </w:pPr>
            <w:r>
              <w:rPr>
                <w:sz w:val="28"/>
                <w:szCs w:val="28"/>
              </w:rPr>
              <w:t>Mã phân cấp sản phẩm</w:t>
            </w:r>
          </w:p>
        </w:tc>
        <w:tc>
          <w:tcPr>
            <w:tcW w:w="1784" w:type="dxa"/>
          </w:tcPr>
          <w:p w14:paraId="25782361" w14:textId="0E9599C5" w:rsidR="000E28D2" w:rsidRPr="00134858" w:rsidRDefault="000E28D2" w:rsidP="000E28D2">
            <w:pPr>
              <w:pStyle w:val="Paragraph"/>
              <w:spacing w:line="360" w:lineRule="auto"/>
              <w:ind w:firstLine="0"/>
              <w:rPr>
                <w:sz w:val="28"/>
                <w:szCs w:val="28"/>
              </w:rPr>
            </w:pPr>
          </w:p>
        </w:tc>
      </w:tr>
      <w:tr w:rsidR="000E28D2" w:rsidRPr="00134858" w14:paraId="01EB98E4" w14:textId="77777777" w:rsidTr="00283861">
        <w:tc>
          <w:tcPr>
            <w:tcW w:w="1927" w:type="dxa"/>
          </w:tcPr>
          <w:p w14:paraId="3A8F7499" w14:textId="56B9D037" w:rsidR="000E28D2" w:rsidRPr="00134858" w:rsidRDefault="00283861" w:rsidP="000E28D2">
            <w:pPr>
              <w:pStyle w:val="Paragraph"/>
              <w:spacing w:line="360" w:lineRule="auto"/>
              <w:ind w:firstLine="0"/>
              <w:rPr>
                <w:sz w:val="28"/>
                <w:szCs w:val="28"/>
              </w:rPr>
            </w:pPr>
            <w:r>
              <w:rPr>
                <w:sz w:val="28"/>
                <w:szCs w:val="28"/>
              </w:rPr>
              <w:t>amount</w:t>
            </w:r>
          </w:p>
        </w:tc>
        <w:tc>
          <w:tcPr>
            <w:tcW w:w="1787" w:type="dxa"/>
          </w:tcPr>
          <w:p w14:paraId="2C78F490"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374B1021"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55B69755" w14:textId="72853228" w:rsidR="000E28D2" w:rsidRPr="00134858" w:rsidRDefault="00283861" w:rsidP="000E28D2">
            <w:pPr>
              <w:pStyle w:val="Paragraph"/>
              <w:spacing w:line="360" w:lineRule="auto"/>
              <w:ind w:firstLine="0"/>
              <w:rPr>
                <w:sz w:val="28"/>
                <w:szCs w:val="28"/>
              </w:rPr>
            </w:pPr>
            <w:r>
              <w:rPr>
                <w:sz w:val="28"/>
                <w:szCs w:val="28"/>
              </w:rPr>
              <w:t>Số lượng mua</w:t>
            </w:r>
          </w:p>
        </w:tc>
        <w:tc>
          <w:tcPr>
            <w:tcW w:w="1784" w:type="dxa"/>
          </w:tcPr>
          <w:p w14:paraId="58D86D72" w14:textId="77777777" w:rsidR="000E28D2" w:rsidRPr="00134858" w:rsidRDefault="000E28D2" w:rsidP="000E28D2">
            <w:pPr>
              <w:pStyle w:val="Paragraph"/>
              <w:spacing w:line="360" w:lineRule="auto"/>
              <w:ind w:firstLine="0"/>
              <w:rPr>
                <w:sz w:val="28"/>
                <w:szCs w:val="28"/>
              </w:rPr>
            </w:pPr>
          </w:p>
        </w:tc>
      </w:tr>
      <w:tr w:rsidR="00283861" w:rsidRPr="00134858" w14:paraId="30D54B65" w14:textId="77777777" w:rsidTr="00283861">
        <w:tc>
          <w:tcPr>
            <w:tcW w:w="1927" w:type="dxa"/>
          </w:tcPr>
          <w:p w14:paraId="02E2F369" w14:textId="3F264AB3" w:rsidR="00283861" w:rsidRDefault="00283861" w:rsidP="00283861">
            <w:pPr>
              <w:pStyle w:val="Paragraph"/>
              <w:spacing w:line="360" w:lineRule="auto"/>
              <w:ind w:firstLine="0"/>
              <w:rPr>
                <w:sz w:val="28"/>
                <w:szCs w:val="28"/>
              </w:rPr>
            </w:pPr>
            <w:r>
              <w:rPr>
                <w:sz w:val="28"/>
                <w:szCs w:val="28"/>
              </w:rPr>
              <w:t>productCost</w:t>
            </w:r>
          </w:p>
        </w:tc>
        <w:tc>
          <w:tcPr>
            <w:tcW w:w="1787" w:type="dxa"/>
          </w:tcPr>
          <w:p w14:paraId="57A0AE27" w14:textId="072726E6" w:rsidR="00283861" w:rsidRPr="00134858" w:rsidRDefault="00283861" w:rsidP="00283861">
            <w:pPr>
              <w:pStyle w:val="Paragraph"/>
              <w:spacing w:line="360" w:lineRule="auto"/>
              <w:ind w:firstLine="0"/>
              <w:rPr>
                <w:sz w:val="28"/>
                <w:szCs w:val="28"/>
              </w:rPr>
            </w:pPr>
            <w:r w:rsidRPr="00134858">
              <w:rPr>
                <w:sz w:val="28"/>
                <w:szCs w:val="28"/>
              </w:rPr>
              <w:t>Int</w:t>
            </w:r>
          </w:p>
        </w:tc>
        <w:tc>
          <w:tcPr>
            <w:tcW w:w="1783" w:type="dxa"/>
          </w:tcPr>
          <w:p w14:paraId="4A45F20D" w14:textId="040C0194" w:rsidR="00283861" w:rsidRPr="00134858" w:rsidRDefault="00283861" w:rsidP="00283861">
            <w:pPr>
              <w:pStyle w:val="Paragraph"/>
              <w:spacing w:line="360" w:lineRule="auto"/>
              <w:ind w:firstLine="0"/>
              <w:rPr>
                <w:sz w:val="28"/>
                <w:szCs w:val="28"/>
              </w:rPr>
            </w:pPr>
            <w:r w:rsidRPr="00134858">
              <w:rPr>
                <w:sz w:val="28"/>
                <w:szCs w:val="28"/>
              </w:rPr>
              <w:t>11</w:t>
            </w:r>
          </w:p>
        </w:tc>
        <w:tc>
          <w:tcPr>
            <w:tcW w:w="1781" w:type="dxa"/>
          </w:tcPr>
          <w:p w14:paraId="7863AC12" w14:textId="00C72EBC" w:rsidR="00283861" w:rsidRPr="00134858" w:rsidRDefault="00283861" w:rsidP="00283861">
            <w:pPr>
              <w:pStyle w:val="Paragraph"/>
              <w:spacing w:line="360" w:lineRule="auto"/>
              <w:ind w:firstLine="0"/>
              <w:rPr>
                <w:sz w:val="28"/>
                <w:szCs w:val="28"/>
              </w:rPr>
            </w:pPr>
            <w:r>
              <w:rPr>
                <w:sz w:val="28"/>
                <w:szCs w:val="28"/>
              </w:rPr>
              <w:t>Giá nhập</w:t>
            </w:r>
          </w:p>
        </w:tc>
        <w:tc>
          <w:tcPr>
            <w:tcW w:w="1784" w:type="dxa"/>
          </w:tcPr>
          <w:p w14:paraId="22CD1618" w14:textId="77777777" w:rsidR="00283861" w:rsidRPr="00134858" w:rsidRDefault="00283861" w:rsidP="00283861">
            <w:pPr>
              <w:pStyle w:val="Paragraph"/>
              <w:spacing w:line="360" w:lineRule="auto"/>
              <w:ind w:firstLine="0"/>
              <w:rPr>
                <w:sz w:val="28"/>
                <w:szCs w:val="28"/>
              </w:rPr>
            </w:pPr>
          </w:p>
        </w:tc>
      </w:tr>
      <w:tr w:rsidR="00283861" w:rsidRPr="00134858" w14:paraId="16C38111" w14:textId="77777777" w:rsidTr="00283861">
        <w:tc>
          <w:tcPr>
            <w:tcW w:w="1927" w:type="dxa"/>
          </w:tcPr>
          <w:p w14:paraId="65BF1EC3" w14:textId="3AF0CF1E" w:rsidR="00283861" w:rsidRDefault="00283861" w:rsidP="00283861">
            <w:pPr>
              <w:pStyle w:val="Paragraph"/>
              <w:spacing w:line="360" w:lineRule="auto"/>
              <w:ind w:firstLine="0"/>
              <w:rPr>
                <w:sz w:val="28"/>
                <w:szCs w:val="28"/>
              </w:rPr>
            </w:pPr>
            <w:r>
              <w:rPr>
                <w:sz w:val="28"/>
                <w:szCs w:val="28"/>
              </w:rPr>
              <w:t>productSell</w:t>
            </w:r>
          </w:p>
        </w:tc>
        <w:tc>
          <w:tcPr>
            <w:tcW w:w="1787" w:type="dxa"/>
          </w:tcPr>
          <w:p w14:paraId="700C142D" w14:textId="704D2CBE" w:rsidR="00283861" w:rsidRPr="00134858" w:rsidRDefault="00283861" w:rsidP="00283861">
            <w:pPr>
              <w:pStyle w:val="Paragraph"/>
              <w:spacing w:line="360" w:lineRule="auto"/>
              <w:ind w:firstLine="0"/>
              <w:rPr>
                <w:sz w:val="28"/>
                <w:szCs w:val="28"/>
              </w:rPr>
            </w:pPr>
            <w:r w:rsidRPr="00134858">
              <w:rPr>
                <w:sz w:val="28"/>
                <w:szCs w:val="28"/>
              </w:rPr>
              <w:t>Int</w:t>
            </w:r>
          </w:p>
        </w:tc>
        <w:tc>
          <w:tcPr>
            <w:tcW w:w="1783" w:type="dxa"/>
          </w:tcPr>
          <w:p w14:paraId="1A6EED6C" w14:textId="5BBA6BA2" w:rsidR="00283861" w:rsidRPr="00134858" w:rsidRDefault="00283861" w:rsidP="00283861">
            <w:pPr>
              <w:pStyle w:val="Paragraph"/>
              <w:spacing w:line="360" w:lineRule="auto"/>
              <w:ind w:firstLine="0"/>
              <w:rPr>
                <w:sz w:val="28"/>
                <w:szCs w:val="28"/>
              </w:rPr>
            </w:pPr>
            <w:r w:rsidRPr="00134858">
              <w:rPr>
                <w:sz w:val="28"/>
                <w:szCs w:val="28"/>
              </w:rPr>
              <w:t>11</w:t>
            </w:r>
          </w:p>
        </w:tc>
        <w:tc>
          <w:tcPr>
            <w:tcW w:w="1781" w:type="dxa"/>
          </w:tcPr>
          <w:p w14:paraId="2C971171" w14:textId="682C5EE1" w:rsidR="00283861" w:rsidRPr="00134858" w:rsidRDefault="00283861" w:rsidP="00283861">
            <w:pPr>
              <w:pStyle w:val="Paragraph"/>
              <w:spacing w:line="360" w:lineRule="auto"/>
              <w:ind w:firstLine="0"/>
              <w:rPr>
                <w:sz w:val="28"/>
                <w:szCs w:val="28"/>
              </w:rPr>
            </w:pPr>
            <w:r>
              <w:rPr>
                <w:sz w:val="28"/>
                <w:szCs w:val="28"/>
              </w:rPr>
              <w:t>Giá bán</w:t>
            </w:r>
          </w:p>
        </w:tc>
        <w:tc>
          <w:tcPr>
            <w:tcW w:w="1784" w:type="dxa"/>
          </w:tcPr>
          <w:p w14:paraId="3A84E149" w14:textId="77777777" w:rsidR="00283861" w:rsidRPr="00134858" w:rsidRDefault="00283861" w:rsidP="008F2D9E">
            <w:pPr>
              <w:pStyle w:val="Paragraph"/>
              <w:keepNext/>
              <w:spacing w:line="360" w:lineRule="auto"/>
              <w:ind w:firstLine="0"/>
              <w:rPr>
                <w:sz w:val="28"/>
                <w:szCs w:val="28"/>
              </w:rPr>
            </w:pPr>
          </w:p>
        </w:tc>
      </w:tr>
    </w:tbl>
    <w:p w14:paraId="6658AA9F" w14:textId="219F43A5" w:rsidR="008F2D9E" w:rsidRDefault="008F2D9E" w:rsidP="008F2D9E">
      <w:pPr>
        <w:pStyle w:val="Caption"/>
        <w:jc w:val="center"/>
      </w:pPr>
      <w:bookmarkStart w:id="82" w:name="_Toc27492845"/>
      <w:r>
        <w:t>Hình 2.</w:t>
      </w:r>
      <w:r w:rsidR="009108F5">
        <w:fldChar w:fldCharType="begin"/>
      </w:r>
      <w:r w:rsidR="009108F5">
        <w:instrText xml:space="preserve"> SEQ Table \* ARABIC </w:instrText>
      </w:r>
      <w:r w:rsidR="009108F5">
        <w:fldChar w:fldCharType="separate"/>
      </w:r>
      <w:r w:rsidR="00234450">
        <w:rPr>
          <w:noProof/>
        </w:rPr>
        <w:t>24</w:t>
      </w:r>
      <w:r w:rsidR="009108F5">
        <w:rPr>
          <w:noProof/>
        </w:rPr>
        <w:fldChar w:fldCharType="end"/>
      </w:r>
      <w:r>
        <w:t>. Mô tả chi tiết bảng order_tb_</w:t>
      </w:r>
      <w:r w:rsidR="00D4070E">
        <w:t>product</w:t>
      </w:r>
      <w:bookmarkEnd w:id="82"/>
    </w:p>
    <w:p w14:paraId="0A0AA868" w14:textId="6B470B46" w:rsidR="00283861" w:rsidRPr="00CE573B" w:rsidRDefault="00283861" w:rsidP="00CE573B">
      <w:pPr>
        <w:rPr>
          <w:rFonts w:ascii="Times New Roman" w:hAnsi="Times New Roman"/>
          <w:b/>
          <w:bCs/>
          <w:sz w:val="26"/>
          <w:szCs w:val="26"/>
        </w:rPr>
      </w:pPr>
    </w:p>
    <w:tbl>
      <w:tblPr>
        <w:tblStyle w:val="TableGrid"/>
        <w:tblW w:w="0" w:type="auto"/>
        <w:tblLook w:val="04A0" w:firstRow="1" w:lastRow="0" w:firstColumn="1" w:lastColumn="0" w:noHBand="0" w:noVBand="1"/>
      </w:tblPr>
      <w:tblGrid>
        <w:gridCol w:w="2783"/>
        <w:gridCol w:w="1669"/>
        <w:gridCol w:w="1514"/>
        <w:gridCol w:w="1566"/>
        <w:gridCol w:w="1530"/>
      </w:tblGrid>
      <w:tr w:rsidR="00283861" w:rsidRPr="00134858" w14:paraId="7D990A46" w14:textId="77777777" w:rsidTr="00A06475">
        <w:tc>
          <w:tcPr>
            <w:tcW w:w="2783" w:type="dxa"/>
          </w:tcPr>
          <w:p w14:paraId="55EB49EA" w14:textId="77777777" w:rsidR="00283861" w:rsidRPr="00134858" w:rsidRDefault="00283861" w:rsidP="00283861">
            <w:pPr>
              <w:pStyle w:val="Paragraph"/>
              <w:spacing w:line="360" w:lineRule="auto"/>
              <w:ind w:firstLine="0"/>
              <w:rPr>
                <w:sz w:val="28"/>
                <w:szCs w:val="28"/>
              </w:rPr>
            </w:pPr>
            <w:r w:rsidRPr="00134858">
              <w:rPr>
                <w:sz w:val="28"/>
                <w:szCs w:val="28"/>
              </w:rPr>
              <w:t>Trường</w:t>
            </w:r>
          </w:p>
        </w:tc>
        <w:tc>
          <w:tcPr>
            <w:tcW w:w="1669" w:type="dxa"/>
          </w:tcPr>
          <w:p w14:paraId="3E7F6F53" w14:textId="77777777" w:rsidR="00283861" w:rsidRPr="00134858" w:rsidRDefault="00283861" w:rsidP="00283861">
            <w:pPr>
              <w:pStyle w:val="Paragraph"/>
              <w:spacing w:line="360" w:lineRule="auto"/>
              <w:ind w:firstLine="0"/>
              <w:jc w:val="left"/>
              <w:rPr>
                <w:sz w:val="28"/>
                <w:szCs w:val="28"/>
              </w:rPr>
            </w:pPr>
            <w:r w:rsidRPr="00134858">
              <w:rPr>
                <w:sz w:val="28"/>
                <w:szCs w:val="28"/>
              </w:rPr>
              <w:t>Kiểu dữ liệu</w:t>
            </w:r>
          </w:p>
        </w:tc>
        <w:tc>
          <w:tcPr>
            <w:tcW w:w="1514" w:type="dxa"/>
          </w:tcPr>
          <w:p w14:paraId="39DE8A69" w14:textId="77777777" w:rsidR="00283861" w:rsidRPr="00134858" w:rsidRDefault="00283861" w:rsidP="00283861">
            <w:pPr>
              <w:pStyle w:val="Paragraph"/>
              <w:spacing w:line="360" w:lineRule="auto"/>
              <w:ind w:firstLine="0"/>
              <w:rPr>
                <w:sz w:val="28"/>
                <w:szCs w:val="28"/>
              </w:rPr>
            </w:pPr>
            <w:r w:rsidRPr="00134858">
              <w:rPr>
                <w:sz w:val="28"/>
                <w:szCs w:val="28"/>
              </w:rPr>
              <w:t>Kích thước</w:t>
            </w:r>
          </w:p>
        </w:tc>
        <w:tc>
          <w:tcPr>
            <w:tcW w:w="1566" w:type="dxa"/>
          </w:tcPr>
          <w:p w14:paraId="2970AE05" w14:textId="77777777" w:rsidR="00283861" w:rsidRPr="00134858" w:rsidRDefault="00283861" w:rsidP="00283861">
            <w:pPr>
              <w:pStyle w:val="Paragraph"/>
              <w:spacing w:line="360" w:lineRule="auto"/>
              <w:ind w:firstLine="0"/>
              <w:rPr>
                <w:sz w:val="28"/>
                <w:szCs w:val="28"/>
              </w:rPr>
            </w:pPr>
            <w:r w:rsidRPr="00134858">
              <w:rPr>
                <w:sz w:val="28"/>
                <w:szCs w:val="28"/>
              </w:rPr>
              <w:t>Diễn giải</w:t>
            </w:r>
          </w:p>
        </w:tc>
        <w:tc>
          <w:tcPr>
            <w:tcW w:w="1530" w:type="dxa"/>
          </w:tcPr>
          <w:p w14:paraId="62D0C16B" w14:textId="77777777" w:rsidR="00283861" w:rsidRPr="00134858" w:rsidRDefault="00283861" w:rsidP="00283861">
            <w:pPr>
              <w:pStyle w:val="Paragraph"/>
              <w:spacing w:line="360" w:lineRule="auto"/>
              <w:ind w:firstLine="0"/>
              <w:rPr>
                <w:sz w:val="28"/>
                <w:szCs w:val="28"/>
              </w:rPr>
            </w:pPr>
            <w:r w:rsidRPr="00134858">
              <w:rPr>
                <w:sz w:val="28"/>
                <w:szCs w:val="28"/>
              </w:rPr>
              <w:t>Ràng buộc</w:t>
            </w:r>
          </w:p>
        </w:tc>
      </w:tr>
      <w:tr w:rsidR="00283861" w:rsidRPr="00134858" w14:paraId="63BA2821" w14:textId="77777777" w:rsidTr="00A06475">
        <w:tc>
          <w:tcPr>
            <w:tcW w:w="2783" w:type="dxa"/>
          </w:tcPr>
          <w:p w14:paraId="732C088D" w14:textId="5D5A51BF" w:rsidR="00283861" w:rsidRPr="00134858" w:rsidRDefault="001149B7" w:rsidP="00283861">
            <w:pPr>
              <w:pStyle w:val="Paragraph"/>
              <w:spacing w:line="360" w:lineRule="auto"/>
              <w:ind w:firstLine="0"/>
              <w:rPr>
                <w:sz w:val="28"/>
                <w:szCs w:val="28"/>
              </w:rPr>
            </w:pPr>
            <w:r>
              <w:rPr>
                <w:sz w:val="28"/>
                <w:szCs w:val="28"/>
              </w:rPr>
              <w:t>product</w:t>
            </w:r>
            <w:r w:rsidR="00283861" w:rsidRPr="00134858">
              <w:rPr>
                <w:sz w:val="28"/>
                <w:szCs w:val="28"/>
              </w:rPr>
              <w:t>id</w:t>
            </w:r>
          </w:p>
        </w:tc>
        <w:tc>
          <w:tcPr>
            <w:tcW w:w="1669" w:type="dxa"/>
          </w:tcPr>
          <w:p w14:paraId="7B51036D"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6DFD76B0"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2FBF3526" w14:textId="77777777" w:rsidR="00283861" w:rsidRPr="00134858" w:rsidRDefault="00283861" w:rsidP="00283861">
            <w:pPr>
              <w:pStyle w:val="Paragraph"/>
              <w:spacing w:line="360" w:lineRule="auto"/>
              <w:ind w:firstLine="0"/>
              <w:rPr>
                <w:sz w:val="28"/>
                <w:szCs w:val="28"/>
              </w:rPr>
            </w:pPr>
            <w:r w:rsidRPr="00134858">
              <w:rPr>
                <w:sz w:val="28"/>
                <w:szCs w:val="28"/>
              </w:rPr>
              <w:t xml:space="preserve">Mã chi tiết </w:t>
            </w:r>
          </w:p>
        </w:tc>
        <w:tc>
          <w:tcPr>
            <w:tcW w:w="1530" w:type="dxa"/>
          </w:tcPr>
          <w:p w14:paraId="5566CC58" w14:textId="77777777" w:rsidR="00283861" w:rsidRPr="00134858" w:rsidRDefault="00283861" w:rsidP="00283861">
            <w:pPr>
              <w:pStyle w:val="Paragraph"/>
              <w:spacing w:line="360" w:lineRule="auto"/>
              <w:ind w:firstLine="0"/>
              <w:rPr>
                <w:sz w:val="28"/>
                <w:szCs w:val="28"/>
              </w:rPr>
            </w:pPr>
            <w:r w:rsidRPr="00134858">
              <w:rPr>
                <w:sz w:val="28"/>
                <w:szCs w:val="28"/>
              </w:rPr>
              <w:t>Khóa chính</w:t>
            </w:r>
          </w:p>
        </w:tc>
      </w:tr>
      <w:tr w:rsidR="00283861" w:rsidRPr="00134858" w14:paraId="27CCEDFE" w14:textId="77777777" w:rsidTr="00A06475">
        <w:tc>
          <w:tcPr>
            <w:tcW w:w="2783" w:type="dxa"/>
          </w:tcPr>
          <w:p w14:paraId="77A263DC" w14:textId="374DC194" w:rsidR="00283861" w:rsidRPr="00134858" w:rsidRDefault="001149B7" w:rsidP="00283861">
            <w:pPr>
              <w:pStyle w:val="Paragraph"/>
              <w:spacing w:line="360" w:lineRule="auto"/>
              <w:ind w:firstLine="0"/>
              <w:rPr>
                <w:sz w:val="28"/>
                <w:szCs w:val="28"/>
              </w:rPr>
            </w:pPr>
            <w:r>
              <w:rPr>
                <w:sz w:val="28"/>
                <w:szCs w:val="28"/>
              </w:rPr>
              <w:t>productShopeeID</w:t>
            </w:r>
          </w:p>
        </w:tc>
        <w:tc>
          <w:tcPr>
            <w:tcW w:w="1669" w:type="dxa"/>
          </w:tcPr>
          <w:p w14:paraId="2BDDE203" w14:textId="77777777" w:rsidR="00283861" w:rsidRPr="00134858" w:rsidRDefault="00283861" w:rsidP="00283861">
            <w:pPr>
              <w:pStyle w:val="Paragraph"/>
              <w:spacing w:line="360" w:lineRule="auto"/>
              <w:ind w:firstLine="0"/>
              <w:rPr>
                <w:sz w:val="28"/>
                <w:szCs w:val="28"/>
              </w:rPr>
            </w:pPr>
            <w:r w:rsidRPr="00134858">
              <w:rPr>
                <w:sz w:val="28"/>
                <w:szCs w:val="28"/>
              </w:rPr>
              <w:t>Varchar</w:t>
            </w:r>
          </w:p>
        </w:tc>
        <w:tc>
          <w:tcPr>
            <w:tcW w:w="1514" w:type="dxa"/>
          </w:tcPr>
          <w:p w14:paraId="7A3466ED" w14:textId="77777777" w:rsidR="00283861" w:rsidRPr="00134858" w:rsidRDefault="00283861" w:rsidP="00283861">
            <w:pPr>
              <w:pStyle w:val="Paragraph"/>
              <w:spacing w:line="360" w:lineRule="auto"/>
              <w:ind w:firstLine="0"/>
              <w:rPr>
                <w:sz w:val="28"/>
                <w:szCs w:val="28"/>
              </w:rPr>
            </w:pPr>
          </w:p>
        </w:tc>
        <w:tc>
          <w:tcPr>
            <w:tcW w:w="1566" w:type="dxa"/>
          </w:tcPr>
          <w:p w14:paraId="475D8A22" w14:textId="77777777" w:rsidR="00283861" w:rsidRPr="00134858" w:rsidRDefault="00283861" w:rsidP="00283861">
            <w:pPr>
              <w:pStyle w:val="Paragraph"/>
              <w:spacing w:line="360" w:lineRule="auto"/>
              <w:ind w:firstLine="0"/>
              <w:rPr>
                <w:sz w:val="28"/>
                <w:szCs w:val="28"/>
              </w:rPr>
            </w:pPr>
            <w:r w:rsidRPr="00134858">
              <w:rPr>
                <w:sz w:val="28"/>
                <w:szCs w:val="28"/>
              </w:rPr>
              <w:t xml:space="preserve">Mã </w:t>
            </w:r>
            <w:r>
              <w:rPr>
                <w:sz w:val="28"/>
                <w:szCs w:val="28"/>
              </w:rPr>
              <w:t>đơn hàng</w:t>
            </w:r>
          </w:p>
        </w:tc>
        <w:tc>
          <w:tcPr>
            <w:tcW w:w="1530" w:type="dxa"/>
          </w:tcPr>
          <w:p w14:paraId="6A8913E3" w14:textId="77777777" w:rsidR="00283861" w:rsidRPr="00134858" w:rsidRDefault="00283861" w:rsidP="00283861">
            <w:pPr>
              <w:pStyle w:val="Paragraph"/>
              <w:spacing w:line="360" w:lineRule="auto"/>
              <w:ind w:firstLine="0"/>
              <w:jc w:val="left"/>
              <w:rPr>
                <w:sz w:val="28"/>
                <w:szCs w:val="28"/>
              </w:rPr>
            </w:pPr>
            <w:r w:rsidRPr="00134858">
              <w:rPr>
                <w:sz w:val="28"/>
                <w:szCs w:val="28"/>
              </w:rPr>
              <w:t>Khóa chính, khóa ngoại</w:t>
            </w:r>
          </w:p>
        </w:tc>
      </w:tr>
      <w:tr w:rsidR="00283861" w:rsidRPr="00134858" w14:paraId="29AB40BC" w14:textId="77777777" w:rsidTr="00A06475">
        <w:tc>
          <w:tcPr>
            <w:tcW w:w="2783" w:type="dxa"/>
          </w:tcPr>
          <w:p w14:paraId="7BD2ECC8" w14:textId="374D3AC5" w:rsidR="00283861" w:rsidRPr="00134858" w:rsidRDefault="001149B7" w:rsidP="00283861">
            <w:pPr>
              <w:pStyle w:val="Paragraph"/>
              <w:spacing w:line="360" w:lineRule="auto"/>
              <w:ind w:firstLine="0"/>
              <w:rPr>
                <w:sz w:val="28"/>
                <w:szCs w:val="28"/>
              </w:rPr>
            </w:pPr>
            <w:r>
              <w:rPr>
                <w:sz w:val="28"/>
                <w:szCs w:val="28"/>
              </w:rPr>
              <w:t>productName</w:t>
            </w:r>
          </w:p>
        </w:tc>
        <w:tc>
          <w:tcPr>
            <w:tcW w:w="1669" w:type="dxa"/>
          </w:tcPr>
          <w:p w14:paraId="65D2A7BE"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5D7A2439"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31CC96BE" w14:textId="77777777" w:rsidR="00283861" w:rsidRPr="00134858" w:rsidRDefault="00283861" w:rsidP="00283861">
            <w:pPr>
              <w:pStyle w:val="Paragraph"/>
              <w:spacing w:line="360" w:lineRule="auto"/>
              <w:ind w:firstLine="0"/>
              <w:rPr>
                <w:sz w:val="28"/>
                <w:szCs w:val="28"/>
              </w:rPr>
            </w:pPr>
            <w:r>
              <w:rPr>
                <w:sz w:val="28"/>
                <w:szCs w:val="28"/>
              </w:rPr>
              <w:t>Mã sản phẩm</w:t>
            </w:r>
          </w:p>
        </w:tc>
        <w:tc>
          <w:tcPr>
            <w:tcW w:w="1530" w:type="dxa"/>
          </w:tcPr>
          <w:p w14:paraId="10BFD06B" w14:textId="77777777" w:rsidR="00283861" w:rsidRPr="00134858" w:rsidRDefault="00283861" w:rsidP="00283861">
            <w:pPr>
              <w:pStyle w:val="Paragraph"/>
              <w:spacing w:line="360" w:lineRule="auto"/>
              <w:ind w:firstLine="0"/>
              <w:rPr>
                <w:sz w:val="28"/>
                <w:szCs w:val="28"/>
              </w:rPr>
            </w:pPr>
          </w:p>
        </w:tc>
      </w:tr>
      <w:tr w:rsidR="00283861" w:rsidRPr="00134858" w14:paraId="6A88DEE2" w14:textId="77777777" w:rsidTr="00A06475">
        <w:tc>
          <w:tcPr>
            <w:tcW w:w="2783" w:type="dxa"/>
          </w:tcPr>
          <w:p w14:paraId="29DF380D" w14:textId="55B5F731" w:rsidR="00283861" w:rsidRPr="00134858" w:rsidRDefault="001149B7" w:rsidP="00283861">
            <w:pPr>
              <w:pStyle w:val="Paragraph"/>
              <w:spacing w:line="360" w:lineRule="auto"/>
              <w:ind w:firstLine="0"/>
              <w:rPr>
                <w:sz w:val="28"/>
                <w:szCs w:val="28"/>
              </w:rPr>
            </w:pPr>
            <w:r>
              <w:rPr>
                <w:sz w:val="28"/>
                <w:szCs w:val="28"/>
              </w:rPr>
              <w:t>categoryName</w:t>
            </w:r>
          </w:p>
        </w:tc>
        <w:tc>
          <w:tcPr>
            <w:tcW w:w="1669" w:type="dxa"/>
          </w:tcPr>
          <w:p w14:paraId="737616B2"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1451B1EA"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1D230C3E" w14:textId="32836C5C" w:rsidR="00283861" w:rsidRPr="00134858" w:rsidRDefault="00A06475" w:rsidP="00283861">
            <w:pPr>
              <w:pStyle w:val="Paragraph"/>
              <w:spacing w:line="360" w:lineRule="auto"/>
              <w:ind w:firstLine="0"/>
              <w:rPr>
                <w:sz w:val="28"/>
                <w:szCs w:val="28"/>
              </w:rPr>
            </w:pPr>
            <w:r>
              <w:rPr>
                <w:sz w:val="28"/>
                <w:szCs w:val="28"/>
              </w:rPr>
              <w:t>Tên ngành hàng</w:t>
            </w:r>
          </w:p>
        </w:tc>
        <w:tc>
          <w:tcPr>
            <w:tcW w:w="1530" w:type="dxa"/>
          </w:tcPr>
          <w:p w14:paraId="64995CC5" w14:textId="77777777" w:rsidR="00283861" w:rsidRPr="00134858" w:rsidRDefault="00283861" w:rsidP="00283861">
            <w:pPr>
              <w:pStyle w:val="Paragraph"/>
              <w:spacing w:line="360" w:lineRule="auto"/>
              <w:ind w:firstLine="0"/>
              <w:rPr>
                <w:sz w:val="28"/>
                <w:szCs w:val="28"/>
              </w:rPr>
            </w:pPr>
          </w:p>
        </w:tc>
      </w:tr>
      <w:tr w:rsidR="00283861" w:rsidRPr="00134858" w14:paraId="468E8D90" w14:textId="77777777" w:rsidTr="00A06475">
        <w:tc>
          <w:tcPr>
            <w:tcW w:w="2783" w:type="dxa"/>
          </w:tcPr>
          <w:p w14:paraId="1FDB84D5" w14:textId="665FAA4A" w:rsidR="00283861" w:rsidRPr="00134858" w:rsidRDefault="001149B7" w:rsidP="00283861">
            <w:pPr>
              <w:pStyle w:val="Paragraph"/>
              <w:spacing w:line="360" w:lineRule="auto"/>
              <w:ind w:firstLine="0"/>
              <w:rPr>
                <w:sz w:val="28"/>
                <w:szCs w:val="28"/>
              </w:rPr>
            </w:pPr>
            <w:r>
              <w:rPr>
                <w:sz w:val="28"/>
                <w:szCs w:val="28"/>
              </w:rPr>
              <w:t>productLink</w:t>
            </w:r>
          </w:p>
        </w:tc>
        <w:tc>
          <w:tcPr>
            <w:tcW w:w="1669" w:type="dxa"/>
          </w:tcPr>
          <w:p w14:paraId="4383951A"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29FBE95A"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4033F28B" w14:textId="77777777" w:rsidR="00283861" w:rsidRPr="00134858" w:rsidRDefault="00283861" w:rsidP="00283861">
            <w:pPr>
              <w:pStyle w:val="Paragraph"/>
              <w:spacing w:line="360" w:lineRule="auto"/>
              <w:ind w:firstLine="0"/>
              <w:rPr>
                <w:sz w:val="28"/>
                <w:szCs w:val="28"/>
              </w:rPr>
            </w:pPr>
            <w:r>
              <w:rPr>
                <w:sz w:val="28"/>
                <w:szCs w:val="28"/>
              </w:rPr>
              <w:t>Số lượng mua</w:t>
            </w:r>
          </w:p>
        </w:tc>
        <w:tc>
          <w:tcPr>
            <w:tcW w:w="1530" w:type="dxa"/>
          </w:tcPr>
          <w:p w14:paraId="23EC97F6" w14:textId="77777777" w:rsidR="00283861" w:rsidRPr="00134858" w:rsidRDefault="00283861" w:rsidP="00283861">
            <w:pPr>
              <w:pStyle w:val="Paragraph"/>
              <w:spacing w:line="360" w:lineRule="auto"/>
              <w:ind w:firstLine="0"/>
              <w:rPr>
                <w:sz w:val="28"/>
                <w:szCs w:val="28"/>
              </w:rPr>
            </w:pPr>
          </w:p>
        </w:tc>
      </w:tr>
      <w:tr w:rsidR="0027131C" w:rsidRPr="00134858" w14:paraId="7550682A" w14:textId="77777777" w:rsidTr="00A06475">
        <w:tc>
          <w:tcPr>
            <w:tcW w:w="2783" w:type="dxa"/>
          </w:tcPr>
          <w:p w14:paraId="28CDF3B8" w14:textId="6A42BA18" w:rsidR="0027131C" w:rsidRDefault="0027131C" w:rsidP="00283861">
            <w:pPr>
              <w:pStyle w:val="Paragraph"/>
              <w:spacing w:line="360" w:lineRule="auto"/>
              <w:ind w:firstLine="0"/>
              <w:rPr>
                <w:sz w:val="28"/>
                <w:szCs w:val="28"/>
              </w:rPr>
            </w:pPr>
            <w:r>
              <w:rPr>
                <w:sz w:val="28"/>
                <w:szCs w:val="28"/>
              </w:rPr>
              <w:t>productPrice</w:t>
            </w:r>
          </w:p>
        </w:tc>
        <w:tc>
          <w:tcPr>
            <w:tcW w:w="1669" w:type="dxa"/>
          </w:tcPr>
          <w:p w14:paraId="000B9C29" w14:textId="0FF7688E" w:rsidR="0027131C" w:rsidRPr="00134858" w:rsidRDefault="0027131C" w:rsidP="00283861">
            <w:pPr>
              <w:pStyle w:val="Paragraph"/>
              <w:spacing w:line="360" w:lineRule="auto"/>
              <w:ind w:firstLine="0"/>
              <w:rPr>
                <w:sz w:val="28"/>
                <w:szCs w:val="28"/>
              </w:rPr>
            </w:pPr>
            <w:r>
              <w:rPr>
                <w:sz w:val="28"/>
                <w:szCs w:val="28"/>
              </w:rPr>
              <w:t>Int</w:t>
            </w:r>
          </w:p>
        </w:tc>
        <w:tc>
          <w:tcPr>
            <w:tcW w:w="1514" w:type="dxa"/>
          </w:tcPr>
          <w:p w14:paraId="58727ADA" w14:textId="4E13478F" w:rsidR="0027131C" w:rsidRPr="00134858" w:rsidRDefault="0027131C" w:rsidP="00283861">
            <w:pPr>
              <w:pStyle w:val="Paragraph"/>
              <w:spacing w:line="360" w:lineRule="auto"/>
              <w:ind w:firstLine="0"/>
              <w:rPr>
                <w:sz w:val="28"/>
                <w:szCs w:val="28"/>
              </w:rPr>
            </w:pPr>
            <w:r>
              <w:rPr>
                <w:sz w:val="28"/>
                <w:szCs w:val="28"/>
              </w:rPr>
              <w:t>11</w:t>
            </w:r>
          </w:p>
        </w:tc>
        <w:tc>
          <w:tcPr>
            <w:tcW w:w="1566" w:type="dxa"/>
          </w:tcPr>
          <w:p w14:paraId="3ADFF29C" w14:textId="6AA80B2E" w:rsidR="0027131C" w:rsidRDefault="0027131C" w:rsidP="00283861">
            <w:pPr>
              <w:pStyle w:val="Paragraph"/>
              <w:spacing w:line="360" w:lineRule="auto"/>
              <w:ind w:firstLine="0"/>
              <w:rPr>
                <w:sz w:val="28"/>
                <w:szCs w:val="28"/>
              </w:rPr>
            </w:pPr>
            <w:r>
              <w:rPr>
                <w:sz w:val="28"/>
                <w:szCs w:val="28"/>
              </w:rPr>
              <w:t xml:space="preserve">Giá gốc </w:t>
            </w:r>
          </w:p>
        </w:tc>
        <w:tc>
          <w:tcPr>
            <w:tcW w:w="1530" w:type="dxa"/>
          </w:tcPr>
          <w:p w14:paraId="3C6B23FD" w14:textId="77777777" w:rsidR="0027131C" w:rsidRPr="00134858" w:rsidRDefault="0027131C" w:rsidP="00283861">
            <w:pPr>
              <w:pStyle w:val="Paragraph"/>
              <w:spacing w:line="360" w:lineRule="auto"/>
              <w:ind w:firstLine="0"/>
              <w:rPr>
                <w:sz w:val="28"/>
                <w:szCs w:val="28"/>
              </w:rPr>
            </w:pPr>
          </w:p>
        </w:tc>
      </w:tr>
      <w:tr w:rsidR="0027131C" w:rsidRPr="00134858" w14:paraId="525B48ED" w14:textId="77777777" w:rsidTr="00A06475">
        <w:tc>
          <w:tcPr>
            <w:tcW w:w="2783" w:type="dxa"/>
          </w:tcPr>
          <w:p w14:paraId="0AF6C014" w14:textId="7C8D75E8" w:rsidR="0027131C" w:rsidRDefault="0027131C" w:rsidP="00283861">
            <w:pPr>
              <w:pStyle w:val="Paragraph"/>
              <w:spacing w:line="360" w:lineRule="auto"/>
              <w:ind w:firstLine="0"/>
              <w:rPr>
                <w:sz w:val="28"/>
                <w:szCs w:val="28"/>
              </w:rPr>
            </w:pPr>
            <w:r>
              <w:rPr>
                <w:sz w:val="28"/>
                <w:szCs w:val="28"/>
              </w:rPr>
              <w:lastRenderedPageBreak/>
              <w:t>productPriceShopee</w:t>
            </w:r>
          </w:p>
        </w:tc>
        <w:tc>
          <w:tcPr>
            <w:tcW w:w="1669" w:type="dxa"/>
          </w:tcPr>
          <w:p w14:paraId="37336CAC" w14:textId="2D7E69C2" w:rsidR="0027131C" w:rsidRPr="00134858" w:rsidRDefault="0027131C" w:rsidP="00283861">
            <w:pPr>
              <w:pStyle w:val="Paragraph"/>
              <w:spacing w:line="360" w:lineRule="auto"/>
              <w:ind w:firstLine="0"/>
              <w:rPr>
                <w:sz w:val="28"/>
                <w:szCs w:val="28"/>
              </w:rPr>
            </w:pPr>
            <w:r>
              <w:rPr>
                <w:sz w:val="28"/>
                <w:szCs w:val="28"/>
              </w:rPr>
              <w:t>Int</w:t>
            </w:r>
          </w:p>
        </w:tc>
        <w:tc>
          <w:tcPr>
            <w:tcW w:w="1514" w:type="dxa"/>
          </w:tcPr>
          <w:p w14:paraId="4ADCDF2C" w14:textId="110AD12D" w:rsidR="0027131C" w:rsidRPr="00134858" w:rsidRDefault="0027131C" w:rsidP="00283861">
            <w:pPr>
              <w:pStyle w:val="Paragraph"/>
              <w:spacing w:line="360" w:lineRule="auto"/>
              <w:ind w:firstLine="0"/>
              <w:rPr>
                <w:sz w:val="28"/>
                <w:szCs w:val="28"/>
              </w:rPr>
            </w:pPr>
            <w:r>
              <w:rPr>
                <w:sz w:val="28"/>
                <w:szCs w:val="28"/>
              </w:rPr>
              <w:t>11</w:t>
            </w:r>
          </w:p>
        </w:tc>
        <w:tc>
          <w:tcPr>
            <w:tcW w:w="1566" w:type="dxa"/>
          </w:tcPr>
          <w:p w14:paraId="166A68EA" w14:textId="4F15B0DD" w:rsidR="0027131C" w:rsidRDefault="0027131C" w:rsidP="00283861">
            <w:pPr>
              <w:pStyle w:val="Paragraph"/>
              <w:spacing w:line="360" w:lineRule="auto"/>
              <w:ind w:firstLine="0"/>
              <w:rPr>
                <w:sz w:val="28"/>
                <w:szCs w:val="28"/>
              </w:rPr>
            </w:pPr>
            <w:r>
              <w:rPr>
                <w:sz w:val="28"/>
                <w:szCs w:val="28"/>
              </w:rPr>
              <w:t>Giá bán shopee</w:t>
            </w:r>
          </w:p>
        </w:tc>
        <w:tc>
          <w:tcPr>
            <w:tcW w:w="1530" w:type="dxa"/>
          </w:tcPr>
          <w:p w14:paraId="0B4788E4" w14:textId="77777777" w:rsidR="0027131C" w:rsidRPr="00134858" w:rsidRDefault="0027131C" w:rsidP="00283861">
            <w:pPr>
              <w:pStyle w:val="Paragraph"/>
              <w:spacing w:line="360" w:lineRule="auto"/>
              <w:ind w:firstLine="0"/>
              <w:rPr>
                <w:sz w:val="28"/>
                <w:szCs w:val="28"/>
              </w:rPr>
            </w:pPr>
          </w:p>
        </w:tc>
      </w:tr>
      <w:tr w:rsidR="0027131C" w:rsidRPr="00134858" w14:paraId="1E4592D2" w14:textId="77777777" w:rsidTr="00A06475">
        <w:tc>
          <w:tcPr>
            <w:tcW w:w="2783" w:type="dxa"/>
          </w:tcPr>
          <w:p w14:paraId="29E8993D" w14:textId="51ADCD2E" w:rsidR="0027131C" w:rsidRDefault="0027131C" w:rsidP="00283861">
            <w:pPr>
              <w:pStyle w:val="Paragraph"/>
              <w:spacing w:line="360" w:lineRule="auto"/>
              <w:ind w:firstLine="0"/>
              <w:rPr>
                <w:sz w:val="28"/>
                <w:szCs w:val="28"/>
              </w:rPr>
            </w:pPr>
            <w:r>
              <w:rPr>
                <w:sz w:val="28"/>
                <w:szCs w:val="28"/>
              </w:rPr>
              <w:t>productStatusName</w:t>
            </w:r>
          </w:p>
        </w:tc>
        <w:tc>
          <w:tcPr>
            <w:tcW w:w="1669" w:type="dxa"/>
          </w:tcPr>
          <w:p w14:paraId="5B4B867C" w14:textId="606D2B0D" w:rsidR="0027131C" w:rsidRPr="00134858" w:rsidRDefault="0027131C" w:rsidP="00283861">
            <w:pPr>
              <w:pStyle w:val="Paragraph"/>
              <w:spacing w:line="360" w:lineRule="auto"/>
              <w:ind w:firstLine="0"/>
              <w:rPr>
                <w:sz w:val="28"/>
                <w:szCs w:val="28"/>
              </w:rPr>
            </w:pPr>
            <w:r>
              <w:rPr>
                <w:sz w:val="28"/>
                <w:szCs w:val="28"/>
              </w:rPr>
              <w:t>Text</w:t>
            </w:r>
          </w:p>
        </w:tc>
        <w:tc>
          <w:tcPr>
            <w:tcW w:w="1514" w:type="dxa"/>
          </w:tcPr>
          <w:p w14:paraId="7B732E44" w14:textId="77777777" w:rsidR="0027131C" w:rsidRPr="00134858" w:rsidRDefault="0027131C" w:rsidP="00283861">
            <w:pPr>
              <w:pStyle w:val="Paragraph"/>
              <w:spacing w:line="360" w:lineRule="auto"/>
              <w:ind w:firstLine="0"/>
              <w:rPr>
                <w:sz w:val="28"/>
                <w:szCs w:val="28"/>
              </w:rPr>
            </w:pPr>
          </w:p>
        </w:tc>
        <w:tc>
          <w:tcPr>
            <w:tcW w:w="1566" w:type="dxa"/>
          </w:tcPr>
          <w:p w14:paraId="0CC2E423" w14:textId="4A63F44F" w:rsidR="0027131C" w:rsidRDefault="0027131C" w:rsidP="00283861">
            <w:pPr>
              <w:pStyle w:val="Paragraph"/>
              <w:spacing w:line="360" w:lineRule="auto"/>
              <w:ind w:firstLine="0"/>
              <w:rPr>
                <w:sz w:val="28"/>
                <w:szCs w:val="28"/>
              </w:rPr>
            </w:pPr>
            <w:r>
              <w:rPr>
                <w:sz w:val="28"/>
                <w:szCs w:val="28"/>
              </w:rPr>
              <w:t>Trạng thái sản phẩm bằng chữ</w:t>
            </w:r>
          </w:p>
        </w:tc>
        <w:tc>
          <w:tcPr>
            <w:tcW w:w="1530" w:type="dxa"/>
          </w:tcPr>
          <w:p w14:paraId="2BB6C8E4" w14:textId="77777777" w:rsidR="0027131C" w:rsidRPr="00134858" w:rsidRDefault="0027131C" w:rsidP="00283861">
            <w:pPr>
              <w:pStyle w:val="Paragraph"/>
              <w:spacing w:line="360" w:lineRule="auto"/>
              <w:ind w:firstLine="0"/>
              <w:rPr>
                <w:sz w:val="28"/>
                <w:szCs w:val="28"/>
              </w:rPr>
            </w:pPr>
          </w:p>
        </w:tc>
      </w:tr>
      <w:tr w:rsidR="0027131C" w:rsidRPr="00134858" w14:paraId="539AA66E" w14:textId="77777777" w:rsidTr="00A06475">
        <w:tc>
          <w:tcPr>
            <w:tcW w:w="2783" w:type="dxa"/>
          </w:tcPr>
          <w:p w14:paraId="1B556D60" w14:textId="5C436872" w:rsidR="0027131C" w:rsidRDefault="0027131C" w:rsidP="00283861">
            <w:pPr>
              <w:pStyle w:val="Paragraph"/>
              <w:spacing w:line="360" w:lineRule="auto"/>
              <w:ind w:firstLine="0"/>
              <w:rPr>
                <w:sz w:val="28"/>
                <w:szCs w:val="28"/>
              </w:rPr>
            </w:pPr>
            <w:r>
              <w:rPr>
                <w:sz w:val="28"/>
                <w:szCs w:val="28"/>
              </w:rPr>
              <w:t>promotionPrice</w:t>
            </w:r>
          </w:p>
        </w:tc>
        <w:tc>
          <w:tcPr>
            <w:tcW w:w="1669" w:type="dxa"/>
          </w:tcPr>
          <w:p w14:paraId="3751C9CD" w14:textId="19EAD79A" w:rsidR="0027131C" w:rsidRPr="00134858" w:rsidRDefault="0027131C" w:rsidP="00283861">
            <w:pPr>
              <w:pStyle w:val="Paragraph"/>
              <w:spacing w:line="360" w:lineRule="auto"/>
              <w:ind w:firstLine="0"/>
              <w:rPr>
                <w:sz w:val="28"/>
                <w:szCs w:val="28"/>
              </w:rPr>
            </w:pPr>
            <w:r>
              <w:rPr>
                <w:sz w:val="28"/>
                <w:szCs w:val="28"/>
              </w:rPr>
              <w:t>Text</w:t>
            </w:r>
          </w:p>
        </w:tc>
        <w:tc>
          <w:tcPr>
            <w:tcW w:w="1514" w:type="dxa"/>
          </w:tcPr>
          <w:p w14:paraId="57B793B7" w14:textId="77777777" w:rsidR="0027131C" w:rsidRPr="00134858" w:rsidRDefault="0027131C" w:rsidP="00283861">
            <w:pPr>
              <w:pStyle w:val="Paragraph"/>
              <w:spacing w:line="360" w:lineRule="auto"/>
              <w:ind w:firstLine="0"/>
              <w:rPr>
                <w:sz w:val="28"/>
                <w:szCs w:val="28"/>
              </w:rPr>
            </w:pPr>
          </w:p>
        </w:tc>
        <w:tc>
          <w:tcPr>
            <w:tcW w:w="1566" w:type="dxa"/>
          </w:tcPr>
          <w:p w14:paraId="38AAAFF1" w14:textId="2467E38D" w:rsidR="0027131C" w:rsidRDefault="0027131C" w:rsidP="00283861">
            <w:pPr>
              <w:pStyle w:val="Paragraph"/>
              <w:spacing w:line="360" w:lineRule="auto"/>
              <w:ind w:firstLine="0"/>
              <w:rPr>
                <w:sz w:val="28"/>
                <w:szCs w:val="28"/>
              </w:rPr>
            </w:pPr>
            <w:r>
              <w:rPr>
                <w:sz w:val="28"/>
                <w:szCs w:val="28"/>
              </w:rPr>
              <w:t>Giá khuyến mãi</w:t>
            </w:r>
          </w:p>
        </w:tc>
        <w:tc>
          <w:tcPr>
            <w:tcW w:w="1530" w:type="dxa"/>
          </w:tcPr>
          <w:p w14:paraId="072C8FF0" w14:textId="77777777" w:rsidR="0027131C" w:rsidRPr="00134858" w:rsidRDefault="0027131C" w:rsidP="00283861">
            <w:pPr>
              <w:pStyle w:val="Paragraph"/>
              <w:spacing w:line="360" w:lineRule="auto"/>
              <w:ind w:firstLine="0"/>
              <w:rPr>
                <w:sz w:val="28"/>
                <w:szCs w:val="28"/>
              </w:rPr>
            </w:pPr>
          </w:p>
        </w:tc>
      </w:tr>
      <w:tr w:rsidR="0027131C" w:rsidRPr="00134858" w14:paraId="0CB36A38" w14:textId="77777777" w:rsidTr="00A06475">
        <w:tc>
          <w:tcPr>
            <w:tcW w:w="2783" w:type="dxa"/>
          </w:tcPr>
          <w:p w14:paraId="6EEFA54C" w14:textId="6E533386" w:rsidR="0027131C" w:rsidRDefault="0027131C" w:rsidP="00283861">
            <w:pPr>
              <w:pStyle w:val="Paragraph"/>
              <w:spacing w:line="360" w:lineRule="auto"/>
              <w:ind w:firstLine="0"/>
              <w:rPr>
                <w:sz w:val="28"/>
                <w:szCs w:val="28"/>
              </w:rPr>
            </w:pPr>
            <w:r>
              <w:rPr>
                <w:sz w:val="28"/>
                <w:szCs w:val="28"/>
              </w:rPr>
              <w:t>promotionPriceShopee</w:t>
            </w:r>
          </w:p>
        </w:tc>
        <w:tc>
          <w:tcPr>
            <w:tcW w:w="1669" w:type="dxa"/>
          </w:tcPr>
          <w:p w14:paraId="7AA53E8E" w14:textId="014F3D50" w:rsidR="0027131C" w:rsidRPr="00134858" w:rsidRDefault="0027131C" w:rsidP="00283861">
            <w:pPr>
              <w:pStyle w:val="Paragraph"/>
              <w:spacing w:line="360" w:lineRule="auto"/>
              <w:ind w:firstLine="0"/>
              <w:rPr>
                <w:sz w:val="28"/>
                <w:szCs w:val="28"/>
              </w:rPr>
            </w:pPr>
            <w:r>
              <w:rPr>
                <w:sz w:val="28"/>
                <w:szCs w:val="28"/>
              </w:rPr>
              <w:t>Text</w:t>
            </w:r>
          </w:p>
        </w:tc>
        <w:tc>
          <w:tcPr>
            <w:tcW w:w="1514" w:type="dxa"/>
          </w:tcPr>
          <w:p w14:paraId="305DC7CC" w14:textId="77777777" w:rsidR="0027131C" w:rsidRPr="00134858" w:rsidRDefault="0027131C" w:rsidP="00283861">
            <w:pPr>
              <w:pStyle w:val="Paragraph"/>
              <w:spacing w:line="360" w:lineRule="auto"/>
              <w:ind w:firstLine="0"/>
              <w:rPr>
                <w:sz w:val="28"/>
                <w:szCs w:val="28"/>
              </w:rPr>
            </w:pPr>
          </w:p>
        </w:tc>
        <w:tc>
          <w:tcPr>
            <w:tcW w:w="1566" w:type="dxa"/>
          </w:tcPr>
          <w:p w14:paraId="18C69A7A" w14:textId="218D7B41" w:rsidR="0027131C" w:rsidRDefault="0027131C" w:rsidP="00283861">
            <w:pPr>
              <w:pStyle w:val="Paragraph"/>
              <w:spacing w:line="360" w:lineRule="auto"/>
              <w:ind w:firstLine="0"/>
              <w:rPr>
                <w:sz w:val="28"/>
                <w:szCs w:val="28"/>
              </w:rPr>
            </w:pPr>
            <w:r>
              <w:rPr>
                <w:sz w:val="28"/>
                <w:szCs w:val="28"/>
              </w:rPr>
              <w:t>Giá khuyến mãi Shopee</w:t>
            </w:r>
          </w:p>
        </w:tc>
        <w:tc>
          <w:tcPr>
            <w:tcW w:w="1530" w:type="dxa"/>
          </w:tcPr>
          <w:p w14:paraId="16210B19" w14:textId="77777777" w:rsidR="0027131C" w:rsidRPr="00134858" w:rsidRDefault="0027131C" w:rsidP="00283861">
            <w:pPr>
              <w:pStyle w:val="Paragraph"/>
              <w:spacing w:line="360" w:lineRule="auto"/>
              <w:ind w:firstLine="0"/>
              <w:rPr>
                <w:sz w:val="28"/>
                <w:szCs w:val="28"/>
              </w:rPr>
            </w:pPr>
          </w:p>
        </w:tc>
      </w:tr>
      <w:tr w:rsidR="0027131C" w:rsidRPr="00134858" w14:paraId="7CF3C1DB" w14:textId="77777777" w:rsidTr="00A06475">
        <w:tc>
          <w:tcPr>
            <w:tcW w:w="2783" w:type="dxa"/>
          </w:tcPr>
          <w:p w14:paraId="0FB83FF4" w14:textId="3EAB40A7" w:rsidR="0027131C" w:rsidRDefault="0027131C" w:rsidP="00283861">
            <w:pPr>
              <w:pStyle w:val="Paragraph"/>
              <w:spacing w:line="360" w:lineRule="auto"/>
              <w:ind w:firstLine="0"/>
              <w:rPr>
                <w:sz w:val="28"/>
                <w:szCs w:val="28"/>
              </w:rPr>
            </w:pPr>
            <w:r>
              <w:rPr>
                <w:sz w:val="28"/>
                <w:szCs w:val="28"/>
              </w:rPr>
              <w:t>stockQuantity</w:t>
            </w:r>
          </w:p>
        </w:tc>
        <w:tc>
          <w:tcPr>
            <w:tcW w:w="1669" w:type="dxa"/>
          </w:tcPr>
          <w:p w14:paraId="2A7A2505" w14:textId="6AD051F2" w:rsidR="0027131C" w:rsidRDefault="0027131C" w:rsidP="00283861">
            <w:pPr>
              <w:pStyle w:val="Paragraph"/>
              <w:spacing w:line="360" w:lineRule="auto"/>
              <w:ind w:firstLine="0"/>
              <w:rPr>
                <w:sz w:val="28"/>
                <w:szCs w:val="28"/>
              </w:rPr>
            </w:pPr>
            <w:r>
              <w:rPr>
                <w:sz w:val="28"/>
                <w:szCs w:val="28"/>
              </w:rPr>
              <w:t>Text</w:t>
            </w:r>
          </w:p>
        </w:tc>
        <w:tc>
          <w:tcPr>
            <w:tcW w:w="1514" w:type="dxa"/>
          </w:tcPr>
          <w:p w14:paraId="2AEAFF31" w14:textId="77777777" w:rsidR="0027131C" w:rsidRPr="00134858" w:rsidRDefault="0027131C" w:rsidP="00283861">
            <w:pPr>
              <w:pStyle w:val="Paragraph"/>
              <w:spacing w:line="360" w:lineRule="auto"/>
              <w:ind w:firstLine="0"/>
              <w:rPr>
                <w:sz w:val="28"/>
                <w:szCs w:val="28"/>
              </w:rPr>
            </w:pPr>
          </w:p>
        </w:tc>
        <w:tc>
          <w:tcPr>
            <w:tcW w:w="1566" w:type="dxa"/>
          </w:tcPr>
          <w:p w14:paraId="144CD47E" w14:textId="00A7834E" w:rsidR="0027131C" w:rsidRDefault="0027131C" w:rsidP="00283861">
            <w:pPr>
              <w:pStyle w:val="Paragraph"/>
              <w:spacing w:line="360" w:lineRule="auto"/>
              <w:ind w:firstLine="0"/>
              <w:rPr>
                <w:sz w:val="28"/>
                <w:szCs w:val="28"/>
              </w:rPr>
            </w:pPr>
            <w:r>
              <w:rPr>
                <w:sz w:val="28"/>
                <w:szCs w:val="28"/>
              </w:rPr>
              <w:t>Tồn kho</w:t>
            </w:r>
          </w:p>
        </w:tc>
        <w:tc>
          <w:tcPr>
            <w:tcW w:w="1530" w:type="dxa"/>
          </w:tcPr>
          <w:p w14:paraId="6280A982" w14:textId="77777777" w:rsidR="0027131C" w:rsidRPr="00134858" w:rsidRDefault="0027131C" w:rsidP="00283861">
            <w:pPr>
              <w:pStyle w:val="Paragraph"/>
              <w:spacing w:line="360" w:lineRule="auto"/>
              <w:ind w:firstLine="0"/>
              <w:rPr>
                <w:sz w:val="28"/>
                <w:szCs w:val="28"/>
              </w:rPr>
            </w:pPr>
          </w:p>
        </w:tc>
      </w:tr>
      <w:tr w:rsidR="0027131C" w:rsidRPr="00134858" w14:paraId="2B52C2B5" w14:textId="77777777" w:rsidTr="00A06475">
        <w:tc>
          <w:tcPr>
            <w:tcW w:w="2783" w:type="dxa"/>
          </w:tcPr>
          <w:p w14:paraId="2E60E266" w14:textId="510BB595" w:rsidR="0027131C" w:rsidRDefault="0027131C" w:rsidP="00283861">
            <w:pPr>
              <w:pStyle w:val="Paragraph"/>
              <w:spacing w:line="360" w:lineRule="auto"/>
              <w:ind w:firstLine="0"/>
              <w:rPr>
                <w:sz w:val="28"/>
                <w:szCs w:val="28"/>
              </w:rPr>
            </w:pPr>
            <w:r>
              <w:rPr>
                <w:sz w:val="28"/>
                <w:szCs w:val="28"/>
              </w:rPr>
              <w:t>Weight</w:t>
            </w:r>
          </w:p>
        </w:tc>
        <w:tc>
          <w:tcPr>
            <w:tcW w:w="1669" w:type="dxa"/>
          </w:tcPr>
          <w:p w14:paraId="55DA3600" w14:textId="581568CF" w:rsidR="0027131C" w:rsidRDefault="0027131C" w:rsidP="00283861">
            <w:pPr>
              <w:pStyle w:val="Paragraph"/>
              <w:spacing w:line="360" w:lineRule="auto"/>
              <w:ind w:firstLine="0"/>
              <w:rPr>
                <w:sz w:val="28"/>
                <w:szCs w:val="28"/>
              </w:rPr>
            </w:pPr>
            <w:r>
              <w:rPr>
                <w:sz w:val="28"/>
                <w:szCs w:val="28"/>
              </w:rPr>
              <w:t>Text</w:t>
            </w:r>
          </w:p>
        </w:tc>
        <w:tc>
          <w:tcPr>
            <w:tcW w:w="1514" w:type="dxa"/>
          </w:tcPr>
          <w:p w14:paraId="2F567AC3" w14:textId="77777777" w:rsidR="0027131C" w:rsidRPr="00134858" w:rsidRDefault="0027131C" w:rsidP="00283861">
            <w:pPr>
              <w:pStyle w:val="Paragraph"/>
              <w:spacing w:line="360" w:lineRule="auto"/>
              <w:ind w:firstLine="0"/>
              <w:rPr>
                <w:sz w:val="28"/>
                <w:szCs w:val="28"/>
              </w:rPr>
            </w:pPr>
          </w:p>
        </w:tc>
        <w:tc>
          <w:tcPr>
            <w:tcW w:w="1566" w:type="dxa"/>
          </w:tcPr>
          <w:p w14:paraId="23B05FBC" w14:textId="112C5A37" w:rsidR="0027131C" w:rsidRDefault="0027131C" w:rsidP="00283861">
            <w:pPr>
              <w:pStyle w:val="Paragraph"/>
              <w:spacing w:line="360" w:lineRule="auto"/>
              <w:ind w:firstLine="0"/>
              <w:rPr>
                <w:sz w:val="28"/>
                <w:szCs w:val="28"/>
              </w:rPr>
            </w:pPr>
            <w:r>
              <w:rPr>
                <w:sz w:val="28"/>
                <w:szCs w:val="28"/>
              </w:rPr>
              <w:t>Cân nặng</w:t>
            </w:r>
          </w:p>
        </w:tc>
        <w:tc>
          <w:tcPr>
            <w:tcW w:w="1530" w:type="dxa"/>
          </w:tcPr>
          <w:p w14:paraId="4055816B" w14:textId="77777777" w:rsidR="0027131C" w:rsidRPr="00134858" w:rsidRDefault="0027131C" w:rsidP="00283861">
            <w:pPr>
              <w:pStyle w:val="Paragraph"/>
              <w:spacing w:line="360" w:lineRule="auto"/>
              <w:ind w:firstLine="0"/>
              <w:rPr>
                <w:sz w:val="28"/>
                <w:szCs w:val="28"/>
              </w:rPr>
            </w:pPr>
          </w:p>
        </w:tc>
      </w:tr>
      <w:tr w:rsidR="0027131C" w:rsidRPr="00134858" w14:paraId="7F77A732" w14:textId="77777777" w:rsidTr="00A06475">
        <w:tc>
          <w:tcPr>
            <w:tcW w:w="2783" w:type="dxa"/>
          </w:tcPr>
          <w:p w14:paraId="2104759E" w14:textId="06512BA9" w:rsidR="0027131C" w:rsidRDefault="0027131C" w:rsidP="00283861">
            <w:pPr>
              <w:pStyle w:val="Paragraph"/>
              <w:spacing w:line="360" w:lineRule="auto"/>
              <w:ind w:firstLine="0"/>
              <w:rPr>
                <w:sz w:val="28"/>
                <w:szCs w:val="28"/>
              </w:rPr>
            </w:pPr>
            <w:r>
              <w:rPr>
                <w:sz w:val="28"/>
                <w:szCs w:val="28"/>
              </w:rPr>
              <w:t>urlPath</w:t>
            </w:r>
          </w:p>
        </w:tc>
        <w:tc>
          <w:tcPr>
            <w:tcW w:w="1669" w:type="dxa"/>
          </w:tcPr>
          <w:p w14:paraId="4320FC66" w14:textId="6FE89B02" w:rsidR="0027131C" w:rsidRDefault="0027131C" w:rsidP="00283861">
            <w:pPr>
              <w:pStyle w:val="Paragraph"/>
              <w:spacing w:line="360" w:lineRule="auto"/>
              <w:ind w:firstLine="0"/>
              <w:rPr>
                <w:sz w:val="28"/>
                <w:szCs w:val="28"/>
              </w:rPr>
            </w:pPr>
            <w:r>
              <w:rPr>
                <w:sz w:val="28"/>
                <w:szCs w:val="28"/>
              </w:rPr>
              <w:t>Text</w:t>
            </w:r>
          </w:p>
        </w:tc>
        <w:tc>
          <w:tcPr>
            <w:tcW w:w="1514" w:type="dxa"/>
          </w:tcPr>
          <w:p w14:paraId="637FB243" w14:textId="77777777" w:rsidR="0027131C" w:rsidRPr="00134858" w:rsidRDefault="0027131C" w:rsidP="00283861">
            <w:pPr>
              <w:pStyle w:val="Paragraph"/>
              <w:spacing w:line="360" w:lineRule="auto"/>
              <w:ind w:firstLine="0"/>
              <w:rPr>
                <w:sz w:val="28"/>
                <w:szCs w:val="28"/>
              </w:rPr>
            </w:pPr>
          </w:p>
        </w:tc>
        <w:tc>
          <w:tcPr>
            <w:tcW w:w="1566" w:type="dxa"/>
          </w:tcPr>
          <w:p w14:paraId="34E6B30B" w14:textId="055D8891" w:rsidR="0027131C" w:rsidRDefault="0027131C" w:rsidP="00283861">
            <w:pPr>
              <w:pStyle w:val="Paragraph"/>
              <w:spacing w:line="360" w:lineRule="auto"/>
              <w:ind w:firstLine="0"/>
              <w:rPr>
                <w:sz w:val="28"/>
                <w:szCs w:val="28"/>
              </w:rPr>
            </w:pPr>
            <w:r>
              <w:rPr>
                <w:sz w:val="28"/>
                <w:szCs w:val="28"/>
              </w:rPr>
              <w:t>Đường dẫn sản phẩm</w:t>
            </w:r>
          </w:p>
        </w:tc>
        <w:tc>
          <w:tcPr>
            <w:tcW w:w="1530" w:type="dxa"/>
          </w:tcPr>
          <w:p w14:paraId="116F8CC2" w14:textId="77777777" w:rsidR="0027131C" w:rsidRPr="00134858" w:rsidRDefault="0027131C" w:rsidP="00283861">
            <w:pPr>
              <w:pStyle w:val="Paragraph"/>
              <w:spacing w:line="360" w:lineRule="auto"/>
              <w:ind w:firstLine="0"/>
              <w:rPr>
                <w:sz w:val="28"/>
                <w:szCs w:val="28"/>
              </w:rPr>
            </w:pPr>
          </w:p>
        </w:tc>
      </w:tr>
      <w:tr w:rsidR="0027131C" w:rsidRPr="00134858" w14:paraId="371EC60A" w14:textId="77777777" w:rsidTr="00A06475">
        <w:tc>
          <w:tcPr>
            <w:tcW w:w="2783" w:type="dxa"/>
          </w:tcPr>
          <w:p w14:paraId="79BB0FD9" w14:textId="7F5AF292" w:rsidR="0027131C" w:rsidRDefault="0027131C" w:rsidP="00283861">
            <w:pPr>
              <w:pStyle w:val="Paragraph"/>
              <w:spacing w:line="360" w:lineRule="auto"/>
              <w:ind w:firstLine="0"/>
              <w:rPr>
                <w:sz w:val="28"/>
                <w:szCs w:val="28"/>
              </w:rPr>
            </w:pPr>
            <w:r>
              <w:rPr>
                <w:sz w:val="28"/>
                <w:szCs w:val="28"/>
              </w:rPr>
              <w:t>finalPriceMin</w:t>
            </w:r>
          </w:p>
        </w:tc>
        <w:tc>
          <w:tcPr>
            <w:tcW w:w="1669" w:type="dxa"/>
          </w:tcPr>
          <w:p w14:paraId="185BF052" w14:textId="5CA03FED" w:rsidR="0027131C" w:rsidRDefault="0027131C" w:rsidP="00283861">
            <w:pPr>
              <w:pStyle w:val="Paragraph"/>
              <w:spacing w:line="360" w:lineRule="auto"/>
              <w:ind w:firstLine="0"/>
              <w:rPr>
                <w:sz w:val="28"/>
                <w:szCs w:val="28"/>
              </w:rPr>
            </w:pPr>
            <w:r>
              <w:rPr>
                <w:sz w:val="28"/>
                <w:szCs w:val="28"/>
              </w:rPr>
              <w:t>Text</w:t>
            </w:r>
          </w:p>
        </w:tc>
        <w:tc>
          <w:tcPr>
            <w:tcW w:w="1514" w:type="dxa"/>
          </w:tcPr>
          <w:p w14:paraId="1A1F3044" w14:textId="77777777" w:rsidR="0027131C" w:rsidRPr="00134858" w:rsidRDefault="0027131C" w:rsidP="00283861">
            <w:pPr>
              <w:pStyle w:val="Paragraph"/>
              <w:spacing w:line="360" w:lineRule="auto"/>
              <w:ind w:firstLine="0"/>
              <w:rPr>
                <w:sz w:val="28"/>
                <w:szCs w:val="28"/>
              </w:rPr>
            </w:pPr>
          </w:p>
        </w:tc>
        <w:tc>
          <w:tcPr>
            <w:tcW w:w="1566" w:type="dxa"/>
          </w:tcPr>
          <w:p w14:paraId="398B5634" w14:textId="662B51E5" w:rsidR="0027131C" w:rsidRDefault="0027131C" w:rsidP="00283861">
            <w:pPr>
              <w:pStyle w:val="Paragraph"/>
              <w:spacing w:line="360" w:lineRule="auto"/>
              <w:ind w:firstLine="0"/>
              <w:rPr>
                <w:sz w:val="28"/>
                <w:szCs w:val="28"/>
              </w:rPr>
            </w:pPr>
            <w:r>
              <w:rPr>
                <w:sz w:val="28"/>
                <w:szCs w:val="28"/>
              </w:rPr>
              <w:t>Giá thấp nhất</w:t>
            </w:r>
          </w:p>
        </w:tc>
        <w:tc>
          <w:tcPr>
            <w:tcW w:w="1530" w:type="dxa"/>
          </w:tcPr>
          <w:p w14:paraId="3176D6E4" w14:textId="77777777" w:rsidR="0027131C" w:rsidRPr="00134858" w:rsidRDefault="0027131C" w:rsidP="00283861">
            <w:pPr>
              <w:pStyle w:val="Paragraph"/>
              <w:spacing w:line="360" w:lineRule="auto"/>
              <w:ind w:firstLine="0"/>
              <w:rPr>
                <w:sz w:val="28"/>
                <w:szCs w:val="28"/>
              </w:rPr>
            </w:pPr>
          </w:p>
        </w:tc>
      </w:tr>
      <w:tr w:rsidR="0027131C" w:rsidRPr="00134858" w14:paraId="157BC1E6" w14:textId="77777777" w:rsidTr="00A06475">
        <w:tc>
          <w:tcPr>
            <w:tcW w:w="2783" w:type="dxa"/>
          </w:tcPr>
          <w:p w14:paraId="32A045F9" w14:textId="4F8E5A14" w:rsidR="0027131C" w:rsidRDefault="0027131C" w:rsidP="00283861">
            <w:pPr>
              <w:pStyle w:val="Paragraph"/>
              <w:spacing w:line="360" w:lineRule="auto"/>
              <w:ind w:firstLine="0"/>
              <w:rPr>
                <w:sz w:val="28"/>
                <w:szCs w:val="28"/>
              </w:rPr>
            </w:pPr>
            <w:r>
              <w:rPr>
                <w:sz w:val="28"/>
                <w:szCs w:val="28"/>
              </w:rPr>
              <w:t>finalPriceMax</w:t>
            </w:r>
          </w:p>
        </w:tc>
        <w:tc>
          <w:tcPr>
            <w:tcW w:w="1669" w:type="dxa"/>
          </w:tcPr>
          <w:p w14:paraId="49A94137" w14:textId="12993F95" w:rsidR="0027131C" w:rsidRDefault="0027131C" w:rsidP="00283861">
            <w:pPr>
              <w:pStyle w:val="Paragraph"/>
              <w:spacing w:line="360" w:lineRule="auto"/>
              <w:ind w:firstLine="0"/>
              <w:rPr>
                <w:sz w:val="28"/>
                <w:szCs w:val="28"/>
              </w:rPr>
            </w:pPr>
            <w:r>
              <w:rPr>
                <w:sz w:val="28"/>
                <w:szCs w:val="28"/>
              </w:rPr>
              <w:t>Text</w:t>
            </w:r>
          </w:p>
        </w:tc>
        <w:tc>
          <w:tcPr>
            <w:tcW w:w="1514" w:type="dxa"/>
          </w:tcPr>
          <w:p w14:paraId="7D37BA10" w14:textId="77777777" w:rsidR="0027131C" w:rsidRPr="00134858" w:rsidRDefault="0027131C" w:rsidP="00283861">
            <w:pPr>
              <w:pStyle w:val="Paragraph"/>
              <w:spacing w:line="360" w:lineRule="auto"/>
              <w:ind w:firstLine="0"/>
              <w:rPr>
                <w:sz w:val="28"/>
                <w:szCs w:val="28"/>
              </w:rPr>
            </w:pPr>
          </w:p>
        </w:tc>
        <w:tc>
          <w:tcPr>
            <w:tcW w:w="1566" w:type="dxa"/>
          </w:tcPr>
          <w:p w14:paraId="5DE9E4E8" w14:textId="6A02BE26" w:rsidR="0027131C" w:rsidRDefault="0027131C" w:rsidP="00283861">
            <w:pPr>
              <w:pStyle w:val="Paragraph"/>
              <w:spacing w:line="360" w:lineRule="auto"/>
              <w:ind w:firstLine="0"/>
              <w:rPr>
                <w:sz w:val="28"/>
                <w:szCs w:val="28"/>
              </w:rPr>
            </w:pPr>
            <w:r>
              <w:rPr>
                <w:sz w:val="28"/>
                <w:szCs w:val="28"/>
              </w:rPr>
              <w:t>Giá cao nhất</w:t>
            </w:r>
          </w:p>
        </w:tc>
        <w:tc>
          <w:tcPr>
            <w:tcW w:w="1530" w:type="dxa"/>
          </w:tcPr>
          <w:p w14:paraId="70FF841A" w14:textId="77777777" w:rsidR="0027131C" w:rsidRPr="00134858" w:rsidRDefault="0027131C" w:rsidP="00283861">
            <w:pPr>
              <w:pStyle w:val="Paragraph"/>
              <w:spacing w:line="360" w:lineRule="auto"/>
              <w:ind w:firstLine="0"/>
              <w:rPr>
                <w:sz w:val="28"/>
                <w:szCs w:val="28"/>
              </w:rPr>
            </w:pPr>
          </w:p>
        </w:tc>
      </w:tr>
      <w:tr w:rsidR="0027131C" w:rsidRPr="00134858" w14:paraId="691ABE4E" w14:textId="77777777" w:rsidTr="00A06475">
        <w:tc>
          <w:tcPr>
            <w:tcW w:w="2783" w:type="dxa"/>
          </w:tcPr>
          <w:p w14:paraId="47CA501F" w14:textId="07DF316F" w:rsidR="0027131C" w:rsidRDefault="0027131C" w:rsidP="00283861">
            <w:pPr>
              <w:pStyle w:val="Paragraph"/>
              <w:spacing w:line="360" w:lineRule="auto"/>
              <w:ind w:firstLine="0"/>
              <w:rPr>
                <w:sz w:val="28"/>
                <w:szCs w:val="28"/>
              </w:rPr>
            </w:pPr>
            <w:r>
              <w:rPr>
                <w:sz w:val="28"/>
                <w:szCs w:val="28"/>
              </w:rPr>
              <w:t>Product_typeID</w:t>
            </w:r>
          </w:p>
        </w:tc>
        <w:tc>
          <w:tcPr>
            <w:tcW w:w="1669" w:type="dxa"/>
          </w:tcPr>
          <w:p w14:paraId="37709E9D" w14:textId="5A8663A1" w:rsidR="0027131C" w:rsidRDefault="0027131C" w:rsidP="00283861">
            <w:pPr>
              <w:pStyle w:val="Paragraph"/>
              <w:spacing w:line="360" w:lineRule="auto"/>
              <w:ind w:firstLine="0"/>
              <w:rPr>
                <w:sz w:val="28"/>
                <w:szCs w:val="28"/>
              </w:rPr>
            </w:pPr>
            <w:r>
              <w:rPr>
                <w:sz w:val="28"/>
                <w:szCs w:val="28"/>
              </w:rPr>
              <w:t>Text</w:t>
            </w:r>
          </w:p>
        </w:tc>
        <w:tc>
          <w:tcPr>
            <w:tcW w:w="1514" w:type="dxa"/>
          </w:tcPr>
          <w:p w14:paraId="7681AF58" w14:textId="77777777" w:rsidR="0027131C" w:rsidRPr="00134858" w:rsidRDefault="0027131C" w:rsidP="00283861">
            <w:pPr>
              <w:pStyle w:val="Paragraph"/>
              <w:spacing w:line="360" w:lineRule="auto"/>
              <w:ind w:firstLine="0"/>
              <w:rPr>
                <w:sz w:val="28"/>
                <w:szCs w:val="28"/>
              </w:rPr>
            </w:pPr>
          </w:p>
        </w:tc>
        <w:tc>
          <w:tcPr>
            <w:tcW w:w="1566" w:type="dxa"/>
          </w:tcPr>
          <w:p w14:paraId="6830B9A7" w14:textId="045B2BF3" w:rsidR="0027131C" w:rsidRDefault="0027131C" w:rsidP="00283861">
            <w:pPr>
              <w:pStyle w:val="Paragraph"/>
              <w:spacing w:line="360" w:lineRule="auto"/>
              <w:ind w:firstLine="0"/>
              <w:rPr>
                <w:sz w:val="28"/>
                <w:szCs w:val="28"/>
              </w:rPr>
            </w:pPr>
            <w:r>
              <w:rPr>
                <w:sz w:val="28"/>
                <w:szCs w:val="28"/>
              </w:rPr>
              <w:t>Mã phân loại sản phẩm</w:t>
            </w:r>
          </w:p>
        </w:tc>
        <w:tc>
          <w:tcPr>
            <w:tcW w:w="1530" w:type="dxa"/>
          </w:tcPr>
          <w:p w14:paraId="304F3115" w14:textId="77777777" w:rsidR="0027131C" w:rsidRPr="00134858" w:rsidRDefault="0027131C" w:rsidP="00283861">
            <w:pPr>
              <w:pStyle w:val="Paragraph"/>
              <w:spacing w:line="360" w:lineRule="auto"/>
              <w:ind w:firstLine="0"/>
              <w:rPr>
                <w:sz w:val="28"/>
                <w:szCs w:val="28"/>
              </w:rPr>
            </w:pPr>
          </w:p>
        </w:tc>
      </w:tr>
      <w:tr w:rsidR="0027131C" w:rsidRPr="00134858" w14:paraId="3198A2C6" w14:textId="77777777" w:rsidTr="00A06475">
        <w:tc>
          <w:tcPr>
            <w:tcW w:w="2783" w:type="dxa"/>
          </w:tcPr>
          <w:p w14:paraId="4203A1B5" w14:textId="27A9FBFA" w:rsidR="0027131C" w:rsidRDefault="0027131C" w:rsidP="00283861">
            <w:pPr>
              <w:pStyle w:val="Paragraph"/>
              <w:spacing w:line="360" w:lineRule="auto"/>
              <w:ind w:firstLine="0"/>
              <w:rPr>
                <w:sz w:val="28"/>
                <w:szCs w:val="28"/>
              </w:rPr>
            </w:pPr>
            <w:r>
              <w:rPr>
                <w:sz w:val="28"/>
                <w:szCs w:val="28"/>
              </w:rPr>
              <w:t>importID</w:t>
            </w:r>
          </w:p>
        </w:tc>
        <w:tc>
          <w:tcPr>
            <w:tcW w:w="1669" w:type="dxa"/>
          </w:tcPr>
          <w:p w14:paraId="205F81C2" w14:textId="44639E1D" w:rsidR="0027131C" w:rsidRDefault="0027131C" w:rsidP="00283861">
            <w:pPr>
              <w:pStyle w:val="Paragraph"/>
              <w:spacing w:line="360" w:lineRule="auto"/>
              <w:ind w:firstLine="0"/>
              <w:rPr>
                <w:sz w:val="28"/>
                <w:szCs w:val="28"/>
              </w:rPr>
            </w:pPr>
            <w:r>
              <w:rPr>
                <w:sz w:val="28"/>
                <w:szCs w:val="28"/>
              </w:rPr>
              <w:t>Int</w:t>
            </w:r>
          </w:p>
        </w:tc>
        <w:tc>
          <w:tcPr>
            <w:tcW w:w="1514" w:type="dxa"/>
          </w:tcPr>
          <w:p w14:paraId="0B01C3A0" w14:textId="1B05AAAF" w:rsidR="0027131C" w:rsidRPr="00134858" w:rsidRDefault="0027131C" w:rsidP="00283861">
            <w:pPr>
              <w:pStyle w:val="Paragraph"/>
              <w:spacing w:line="360" w:lineRule="auto"/>
              <w:ind w:firstLine="0"/>
              <w:rPr>
                <w:sz w:val="28"/>
                <w:szCs w:val="28"/>
              </w:rPr>
            </w:pPr>
            <w:r>
              <w:rPr>
                <w:sz w:val="28"/>
                <w:szCs w:val="28"/>
              </w:rPr>
              <w:t>11</w:t>
            </w:r>
          </w:p>
        </w:tc>
        <w:tc>
          <w:tcPr>
            <w:tcW w:w="1566" w:type="dxa"/>
          </w:tcPr>
          <w:p w14:paraId="5DBA83ED" w14:textId="6CDA5791" w:rsidR="0027131C" w:rsidRDefault="0027131C" w:rsidP="00283861">
            <w:pPr>
              <w:pStyle w:val="Paragraph"/>
              <w:spacing w:line="360" w:lineRule="auto"/>
              <w:ind w:firstLine="0"/>
              <w:rPr>
                <w:sz w:val="28"/>
                <w:szCs w:val="28"/>
              </w:rPr>
            </w:pPr>
            <w:r>
              <w:rPr>
                <w:sz w:val="28"/>
                <w:szCs w:val="28"/>
              </w:rPr>
              <w:t>Mã nhập kho</w:t>
            </w:r>
          </w:p>
        </w:tc>
        <w:tc>
          <w:tcPr>
            <w:tcW w:w="1530" w:type="dxa"/>
          </w:tcPr>
          <w:p w14:paraId="5763FAC8" w14:textId="77777777" w:rsidR="0027131C" w:rsidRPr="00134858" w:rsidRDefault="0027131C" w:rsidP="00283861">
            <w:pPr>
              <w:pStyle w:val="Paragraph"/>
              <w:spacing w:line="360" w:lineRule="auto"/>
              <w:ind w:firstLine="0"/>
              <w:rPr>
                <w:sz w:val="28"/>
                <w:szCs w:val="28"/>
              </w:rPr>
            </w:pPr>
          </w:p>
        </w:tc>
      </w:tr>
      <w:tr w:rsidR="0027131C" w:rsidRPr="00134858" w14:paraId="05F8B59E" w14:textId="77777777" w:rsidTr="00A06475">
        <w:tc>
          <w:tcPr>
            <w:tcW w:w="2783" w:type="dxa"/>
          </w:tcPr>
          <w:p w14:paraId="7097080D" w14:textId="50C4FA32" w:rsidR="0027131C" w:rsidRDefault="0027131C" w:rsidP="00283861">
            <w:pPr>
              <w:pStyle w:val="Paragraph"/>
              <w:spacing w:line="360" w:lineRule="auto"/>
              <w:ind w:firstLine="0"/>
              <w:rPr>
                <w:sz w:val="28"/>
                <w:szCs w:val="28"/>
              </w:rPr>
            </w:pPr>
            <w:r>
              <w:rPr>
                <w:sz w:val="28"/>
                <w:szCs w:val="28"/>
              </w:rPr>
              <w:t>productStatus</w:t>
            </w:r>
          </w:p>
        </w:tc>
        <w:tc>
          <w:tcPr>
            <w:tcW w:w="1669" w:type="dxa"/>
          </w:tcPr>
          <w:p w14:paraId="6D1CBBAD" w14:textId="62E696FB" w:rsidR="0027131C" w:rsidRDefault="0027131C" w:rsidP="00283861">
            <w:pPr>
              <w:pStyle w:val="Paragraph"/>
              <w:spacing w:line="360" w:lineRule="auto"/>
              <w:ind w:firstLine="0"/>
              <w:rPr>
                <w:sz w:val="28"/>
                <w:szCs w:val="28"/>
              </w:rPr>
            </w:pPr>
            <w:r>
              <w:rPr>
                <w:sz w:val="28"/>
                <w:szCs w:val="28"/>
              </w:rPr>
              <w:t>Text</w:t>
            </w:r>
          </w:p>
        </w:tc>
        <w:tc>
          <w:tcPr>
            <w:tcW w:w="1514" w:type="dxa"/>
          </w:tcPr>
          <w:p w14:paraId="0258DDDA" w14:textId="77777777" w:rsidR="0027131C" w:rsidRDefault="0027131C" w:rsidP="00283861">
            <w:pPr>
              <w:pStyle w:val="Paragraph"/>
              <w:spacing w:line="360" w:lineRule="auto"/>
              <w:ind w:firstLine="0"/>
              <w:rPr>
                <w:sz w:val="28"/>
                <w:szCs w:val="28"/>
              </w:rPr>
            </w:pPr>
          </w:p>
        </w:tc>
        <w:tc>
          <w:tcPr>
            <w:tcW w:w="1566" w:type="dxa"/>
          </w:tcPr>
          <w:p w14:paraId="2643AD5E" w14:textId="6FBD1C24" w:rsidR="0027131C" w:rsidRDefault="0027131C" w:rsidP="00283861">
            <w:pPr>
              <w:pStyle w:val="Paragraph"/>
              <w:spacing w:line="360" w:lineRule="auto"/>
              <w:ind w:firstLine="0"/>
              <w:rPr>
                <w:sz w:val="28"/>
                <w:szCs w:val="28"/>
              </w:rPr>
            </w:pPr>
            <w:r>
              <w:rPr>
                <w:sz w:val="28"/>
                <w:szCs w:val="28"/>
              </w:rPr>
              <w:t>Trạng thái sản phẩm</w:t>
            </w:r>
          </w:p>
        </w:tc>
        <w:tc>
          <w:tcPr>
            <w:tcW w:w="1530" w:type="dxa"/>
          </w:tcPr>
          <w:p w14:paraId="0D5EB955" w14:textId="77777777" w:rsidR="0027131C" w:rsidRPr="00134858" w:rsidRDefault="0027131C" w:rsidP="00283861">
            <w:pPr>
              <w:pStyle w:val="Paragraph"/>
              <w:spacing w:line="360" w:lineRule="auto"/>
              <w:ind w:firstLine="0"/>
              <w:rPr>
                <w:sz w:val="28"/>
                <w:szCs w:val="28"/>
              </w:rPr>
            </w:pPr>
          </w:p>
        </w:tc>
      </w:tr>
      <w:tr w:rsidR="0027131C" w:rsidRPr="00134858" w14:paraId="0852FFA7" w14:textId="77777777" w:rsidTr="00A06475">
        <w:tc>
          <w:tcPr>
            <w:tcW w:w="2783" w:type="dxa"/>
          </w:tcPr>
          <w:p w14:paraId="315C29AB" w14:textId="78E7DF1A" w:rsidR="0027131C" w:rsidRDefault="0027131C" w:rsidP="00283861">
            <w:pPr>
              <w:pStyle w:val="Paragraph"/>
              <w:spacing w:line="360" w:lineRule="auto"/>
              <w:ind w:firstLine="0"/>
              <w:rPr>
                <w:sz w:val="28"/>
                <w:szCs w:val="28"/>
              </w:rPr>
            </w:pPr>
            <w:r>
              <w:rPr>
                <w:sz w:val="28"/>
                <w:szCs w:val="28"/>
              </w:rPr>
              <w:lastRenderedPageBreak/>
              <w:t>productDes</w:t>
            </w:r>
          </w:p>
        </w:tc>
        <w:tc>
          <w:tcPr>
            <w:tcW w:w="1669" w:type="dxa"/>
          </w:tcPr>
          <w:p w14:paraId="37B75299" w14:textId="7B88E102" w:rsidR="0027131C" w:rsidRDefault="0027131C" w:rsidP="00283861">
            <w:pPr>
              <w:pStyle w:val="Paragraph"/>
              <w:spacing w:line="360" w:lineRule="auto"/>
              <w:ind w:firstLine="0"/>
              <w:rPr>
                <w:sz w:val="28"/>
                <w:szCs w:val="28"/>
              </w:rPr>
            </w:pPr>
            <w:r>
              <w:rPr>
                <w:sz w:val="28"/>
                <w:szCs w:val="28"/>
              </w:rPr>
              <w:t>Text</w:t>
            </w:r>
          </w:p>
        </w:tc>
        <w:tc>
          <w:tcPr>
            <w:tcW w:w="1514" w:type="dxa"/>
          </w:tcPr>
          <w:p w14:paraId="0EE88A62" w14:textId="77777777" w:rsidR="0027131C" w:rsidRDefault="0027131C" w:rsidP="00283861">
            <w:pPr>
              <w:pStyle w:val="Paragraph"/>
              <w:spacing w:line="360" w:lineRule="auto"/>
              <w:ind w:firstLine="0"/>
              <w:rPr>
                <w:sz w:val="28"/>
                <w:szCs w:val="28"/>
              </w:rPr>
            </w:pPr>
          </w:p>
        </w:tc>
        <w:tc>
          <w:tcPr>
            <w:tcW w:w="1566" w:type="dxa"/>
          </w:tcPr>
          <w:p w14:paraId="0A117A11" w14:textId="5AAED7D5" w:rsidR="0027131C" w:rsidRDefault="0027131C" w:rsidP="00283861">
            <w:pPr>
              <w:pStyle w:val="Paragraph"/>
              <w:spacing w:line="360" w:lineRule="auto"/>
              <w:ind w:firstLine="0"/>
              <w:rPr>
                <w:sz w:val="28"/>
                <w:szCs w:val="28"/>
              </w:rPr>
            </w:pPr>
            <w:r>
              <w:rPr>
                <w:sz w:val="28"/>
                <w:szCs w:val="28"/>
              </w:rPr>
              <w:t>Mô tả sản phẩm</w:t>
            </w:r>
          </w:p>
        </w:tc>
        <w:tc>
          <w:tcPr>
            <w:tcW w:w="1530" w:type="dxa"/>
          </w:tcPr>
          <w:p w14:paraId="5B8494F2" w14:textId="77777777" w:rsidR="0027131C" w:rsidRPr="00134858" w:rsidRDefault="0027131C" w:rsidP="00283861">
            <w:pPr>
              <w:pStyle w:val="Paragraph"/>
              <w:spacing w:line="360" w:lineRule="auto"/>
              <w:ind w:firstLine="0"/>
              <w:rPr>
                <w:sz w:val="28"/>
                <w:szCs w:val="28"/>
              </w:rPr>
            </w:pPr>
          </w:p>
        </w:tc>
      </w:tr>
      <w:tr w:rsidR="0027131C" w:rsidRPr="00134858" w14:paraId="3DF478BA" w14:textId="77777777" w:rsidTr="00A06475">
        <w:tc>
          <w:tcPr>
            <w:tcW w:w="2783" w:type="dxa"/>
          </w:tcPr>
          <w:p w14:paraId="7326672E" w14:textId="3016EB68" w:rsidR="0027131C" w:rsidRDefault="0027131C" w:rsidP="00283861">
            <w:pPr>
              <w:pStyle w:val="Paragraph"/>
              <w:spacing w:line="360" w:lineRule="auto"/>
              <w:ind w:firstLine="0"/>
              <w:rPr>
                <w:sz w:val="28"/>
                <w:szCs w:val="28"/>
              </w:rPr>
            </w:pPr>
            <w:r>
              <w:rPr>
                <w:sz w:val="28"/>
                <w:szCs w:val="28"/>
              </w:rPr>
              <w:t>productImage</w:t>
            </w:r>
          </w:p>
        </w:tc>
        <w:tc>
          <w:tcPr>
            <w:tcW w:w="1669" w:type="dxa"/>
          </w:tcPr>
          <w:p w14:paraId="235154C9" w14:textId="4929065D" w:rsidR="0027131C" w:rsidRDefault="0027131C" w:rsidP="00283861">
            <w:pPr>
              <w:pStyle w:val="Paragraph"/>
              <w:spacing w:line="360" w:lineRule="auto"/>
              <w:ind w:firstLine="0"/>
              <w:rPr>
                <w:sz w:val="28"/>
                <w:szCs w:val="28"/>
              </w:rPr>
            </w:pPr>
            <w:r>
              <w:rPr>
                <w:sz w:val="28"/>
                <w:szCs w:val="28"/>
              </w:rPr>
              <w:t>text</w:t>
            </w:r>
          </w:p>
        </w:tc>
        <w:tc>
          <w:tcPr>
            <w:tcW w:w="1514" w:type="dxa"/>
          </w:tcPr>
          <w:p w14:paraId="022E6D47" w14:textId="77777777" w:rsidR="0027131C" w:rsidRDefault="0027131C" w:rsidP="00283861">
            <w:pPr>
              <w:pStyle w:val="Paragraph"/>
              <w:spacing w:line="360" w:lineRule="auto"/>
              <w:ind w:firstLine="0"/>
              <w:rPr>
                <w:sz w:val="28"/>
                <w:szCs w:val="28"/>
              </w:rPr>
            </w:pPr>
          </w:p>
        </w:tc>
        <w:tc>
          <w:tcPr>
            <w:tcW w:w="1566" w:type="dxa"/>
          </w:tcPr>
          <w:p w14:paraId="4A22F07E" w14:textId="3EC9B4B7" w:rsidR="0027131C" w:rsidRDefault="0027131C" w:rsidP="00283861">
            <w:pPr>
              <w:pStyle w:val="Paragraph"/>
              <w:spacing w:line="360" w:lineRule="auto"/>
              <w:ind w:firstLine="0"/>
              <w:rPr>
                <w:sz w:val="28"/>
                <w:szCs w:val="28"/>
              </w:rPr>
            </w:pPr>
            <w:r>
              <w:rPr>
                <w:sz w:val="28"/>
                <w:szCs w:val="28"/>
              </w:rPr>
              <w:t>Hình ảnh sản phẩm</w:t>
            </w:r>
          </w:p>
        </w:tc>
        <w:tc>
          <w:tcPr>
            <w:tcW w:w="1530" w:type="dxa"/>
          </w:tcPr>
          <w:p w14:paraId="3970F85A" w14:textId="77777777" w:rsidR="0027131C" w:rsidRPr="00134858" w:rsidRDefault="0027131C" w:rsidP="00283861">
            <w:pPr>
              <w:pStyle w:val="Paragraph"/>
              <w:spacing w:line="360" w:lineRule="auto"/>
              <w:ind w:firstLine="0"/>
              <w:rPr>
                <w:sz w:val="28"/>
                <w:szCs w:val="28"/>
              </w:rPr>
            </w:pPr>
          </w:p>
        </w:tc>
      </w:tr>
      <w:tr w:rsidR="00283861" w:rsidRPr="00134858" w14:paraId="490CD5D8" w14:textId="77777777" w:rsidTr="00A06475">
        <w:tc>
          <w:tcPr>
            <w:tcW w:w="2783" w:type="dxa"/>
          </w:tcPr>
          <w:p w14:paraId="65D994F1" w14:textId="77777777" w:rsidR="00283861" w:rsidRDefault="00283861" w:rsidP="00283861">
            <w:pPr>
              <w:pStyle w:val="Paragraph"/>
              <w:spacing w:line="360" w:lineRule="auto"/>
              <w:ind w:firstLine="0"/>
              <w:rPr>
                <w:sz w:val="28"/>
                <w:szCs w:val="28"/>
              </w:rPr>
            </w:pPr>
            <w:r>
              <w:rPr>
                <w:sz w:val="28"/>
                <w:szCs w:val="28"/>
              </w:rPr>
              <w:t>productCost</w:t>
            </w:r>
          </w:p>
        </w:tc>
        <w:tc>
          <w:tcPr>
            <w:tcW w:w="1669" w:type="dxa"/>
          </w:tcPr>
          <w:p w14:paraId="6733D444"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4A631210"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55B8D617" w14:textId="77777777" w:rsidR="00283861" w:rsidRPr="00134858" w:rsidRDefault="00283861" w:rsidP="00283861">
            <w:pPr>
              <w:pStyle w:val="Paragraph"/>
              <w:spacing w:line="360" w:lineRule="auto"/>
              <w:ind w:firstLine="0"/>
              <w:rPr>
                <w:sz w:val="28"/>
                <w:szCs w:val="28"/>
              </w:rPr>
            </w:pPr>
            <w:r>
              <w:rPr>
                <w:sz w:val="28"/>
                <w:szCs w:val="28"/>
              </w:rPr>
              <w:t>Giá nhập</w:t>
            </w:r>
          </w:p>
        </w:tc>
        <w:tc>
          <w:tcPr>
            <w:tcW w:w="1530" w:type="dxa"/>
          </w:tcPr>
          <w:p w14:paraId="2EFA07E0" w14:textId="77777777" w:rsidR="00283861" w:rsidRPr="00134858" w:rsidRDefault="00283861" w:rsidP="00283861">
            <w:pPr>
              <w:pStyle w:val="Paragraph"/>
              <w:spacing w:line="360" w:lineRule="auto"/>
              <w:ind w:firstLine="0"/>
              <w:rPr>
                <w:sz w:val="28"/>
                <w:szCs w:val="28"/>
              </w:rPr>
            </w:pPr>
          </w:p>
        </w:tc>
      </w:tr>
      <w:tr w:rsidR="00283861" w:rsidRPr="00134858" w14:paraId="61B280E4" w14:textId="77777777" w:rsidTr="00A06475">
        <w:tc>
          <w:tcPr>
            <w:tcW w:w="2783" w:type="dxa"/>
          </w:tcPr>
          <w:p w14:paraId="0C74A586" w14:textId="77777777" w:rsidR="00283861" w:rsidRDefault="00283861" w:rsidP="00283861">
            <w:pPr>
              <w:pStyle w:val="Paragraph"/>
              <w:spacing w:line="360" w:lineRule="auto"/>
              <w:ind w:firstLine="0"/>
              <w:rPr>
                <w:sz w:val="28"/>
                <w:szCs w:val="28"/>
              </w:rPr>
            </w:pPr>
            <w:r>
              <w:rPr>
                <w:sz w:val="28"/>
                <w:szCs w:val="28"/>
              </w:rPr>
              <w:t>productSell</w:t>
            </w:r>
          </w:p>
        </w:tc>
        <w:tc>
          <w:tcPr>
            <w:tcW w:w="1669" w:type="dxa"/>
          </w:tcPr>
          <w:p w14:paraId="71FEC84A"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5656AB14"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55EE0331" w14:textId="77777777" w:rsidR="00283861" w:rsidRPr="00134858" w:rsidRDefault="00283861" w:rsidP="00283861">
            <w:pPr>
              <w:pStyle w:val="Paragraph"/>
              <w:spacing w:line="360" w:lineRule="auto"/>
              <w:ind w:firstLine="0"/>
              <w:rPr>
                <w:sz w:val="28"/>
                <w:szCs w:val="28"/>
              </w:rPr>
            </w:pPr>
            <w:r>
              <w:rPr>
                <w:sz w:val="28"/>
                <w:szCs w:val="28"/>
              </w:rPr>
              <w:t>Giá bán</w:t>
            </w:r>
          </w:p>
        </w:tc>
        <w:tc>
          <w:tcPr>
            <w:tcW w:w="1530" w:type="dxa"/>
          </w:tcPr>
          <w:p w14:paraId="26FD6258" w14:textId="77777777" w:rsidR="00283861" w:rsidRPr="00134858" w:rsidRDefault="00283861" w:rsidP="00283861">
            <w:pPr>
              <w:pStyle w:val="Paragraph"/>
              <w:spacing w:line="360" w:lineRule="auto"/>
              <w:ind w:firstLine="0"/>
              <w:rPr>
                <w:sz w:val="28"/>
                <w:szCs w:val="28"/>
              </w:rPr>
            </w:pPr>
          </w:p>
        </w:tc>
      </w:tr>
      <w:tr w:rsidR="0027131C" w:rsidRPr="00134858" w14:paraId="4D36C1DB" w14:textId="77777777" w:rsidTr="00A06475">
        <w:tc>
          <w:tcPr>
            <w:tcW w:w="2783" w:type="dxa"/>
          </w:tcPr>
          <w:p w14:paraId="5D4AD93A" w14:textId="7CCD00E0" w:rsidR="0027131C" w:rsidRDefault="0027131C" w:rsidP="00283861">
            <w:pPr>
              <w:pStyle w:val="Paragraph"/>
              <w:spacing w:line="360" w:lineRule="auto"/>
              <w:ind w:firstLine="0"/>
              <w:rPr>
                <w:sz w:val="28"/>
                <w:szCs w:val="28"/>
              </w:rPr>
            </w:pPr>
            <w:r>
              <w:rPr>
                <w:sz w:val="28"/>
                <w:szCs w:val="28"/>
              </w:rPr>
              <w:t>productNote</w:t>
            </w:r>
          </w:p>
        </w:tc>
        <w:tc>
          <w:tcPr>
            <w:tcW w:w="1669" w:type="dxa"/>
          </w:tcPr>
          <w:p w14:paraId="1B7C79B0" w14:textId="0DE04A80" w:rsidR="0027131C" w:rsidRPr="00134858" w:rsidRDefault="001047EA" w:rsidP="00283861">
            <w:pPr>
              <w:pStyle w:val="Paragraph"/>
              <w:spacing w:line="360" w:lineRule="auto"/>
              <w:ind w:firstLine="0"/>
              <w:rPr>
                <w:sz w:val="28"/>
                <w:szCs w:val="28"/>
              </w:rPr>
            </w:pPr>
            <w:r>
              <w:rPr>
                <w:sz w:val="28"/>
                <w:szCs w:val="28"/>
              </w:rPr>
              <w:t>text</w:t>
            </w:r>
          </w:p>
        </w:tc>
        <w:tc>
          <w:tcPr>
            <w:tcW w:w="1514" w:type="dxa"/>
          </w:tcPr>
          <w:p w14:paraId="115512D5" w14:textId="77777777" w:rsidR="0027131C" w:rsidRPr="00134858" w:rsidRDefault="0027131C" w:rsidP="00283861">
            <w:pPr>
              <w:pStyle w:val="Paragraph"/>
              <w:spacing w:line="360" w:lineRule="auto"/>
              <w:ind w:firstLine="0"/>
              <w:rPr>
                <w:sz w:val="28"/>
                <w:szCs w:val="28"/>
              </w:rPr>
            </w:pPr>
          </w:p>
        </w:tc>
        <w:tc>
          <w:tcPr>
            <w:tcW w:w="1566" w:type="dxa"/>
          </w:tcPr>
          <w:p w14:paraId="07C02A35" w14:textId="6E04DA87" w:rsidR="0027131C" w:rsidRDefault="001047EA" w:rsidP="00283861">
            <w:pPr>
              <w:pStyle w:val="Paragraph"/>
              <w:spacing w:line="360" w:lineRule="auto"/>
              <w:ind w:firstLine="0"/>
              <w:rPr>
                <w:sz w:val="28"/>
                <w:szCs w:val="28"/>
              </w:rPr>
            </w:pPr>
            <w:r>
              <w:rPr>
                <w:sz w:val="28"/>
                <w:szCs w:val="28"/>
              </w:rPr>
              <w:t>Ghi chú</w:t>
            </w:r>
          </w:p>
        </w:tc>
        <w:tc>
          <w:tcPr>
            <w:tcW w:w="1530" w:type="dxa"/>
          </w:tcPr>
          <w:p w14:paraId="721FE8E6" w14:textId="77777777" w:rsidR="0027131C" w:rsidRPr="00134858" w:rsidRDefault="0027131C" w:rsidP="00283861">
            <w:pPr>
              <w:pStyle w:val="Paragraph"/>
              <w:spacing w:line="360" w:lineRule="auto"/>
              <w:ind w:firstLine="0"/>
              <w:rPr>
                <w:sz w:val="28"/>
                <w:szCs w:val="28"/>
              </w:rPr>
            </w:pPr>
          </w:p>
        </w:tc>
      </w:tr>
      <w:tr w:rsidR="0027131C" w:rsidRPr="00134858" w14:paraId="286EA980" w14:textId="77777777" w:rsidTr="00A06475">
        <w:tc>
          <w:tcPr>
            <w:tcW w:w="2783" w:type="dxa"/>
          </w:tcPr>
          <w:p w14:paraId="48B7C39A" w14:textId="5A983913" w:rsidR="0027131C" w:rsidRDefault="0027131C" w:rsidP="00283861">
            <w:pPr>
              <w:pStyle w:val="Paragraph"/>
              <w:spacing w:line="360" w:lineRule="auto"/>
              <w:ind w:firstLine="0"/>
              <w:rPr>
                <w:sz w:val="28"/>
                <w:szCs w:val="28"/>
              </w:rPr>
            </w:pPr>
            <w:r>
              <w:rPr>
                <w:sz w:val="28"/>
                <w:szCs w:val="28"/>
              </w:rPr>
              <w:t>Created</w:t>
            </w:r>
          </w:p>
        </w:tc>
        <w:tc>
          <w:tcPr>
            <w:tcW w:w="1669" w:type="dxa"/>
          </w:tcPr>
          <w:p w14:paraId="4CD7CB01" w14:textId="5ED78835" w:rsidR="0027131C" w:rsidRPr="00134858" w:rsidRDefault="001047EA" w:rsidP="00283861">
            <w:pPr>
              <w:pStyle w:val="Paragraph"/>
              <w:spacing w:line="360" w:lineRule="auto"/>
              <w:ind w:firstLine="0"/>
              <w:rPr>
                <w:sz w:val="28"/>
                <w:szCs w:val="28"/>
              </w:rPr>
            </w:pPr>
            <w:r>
              <w:rPr>
                <w:sz w:val="28"/>
                <w:szCs w:val="28"/>
              </w:rPr>
              <w:t>timestamp</w:t>
            </w:r>
          </w:p>
        </w:tc>
        <w:tc>
          <w:tcPr>
            <w:tcW w:w="1514" w:type="dxa"/>
          </w:tcPr>
          <w:p w14:paraId="0D93B9F6" w14:textId="77777777" w:rsidR="0027131C" w:rsidRPr="00134858" w:rsidRDefault="0027131C" w:rsidP="00283861">
            <w:pPr>
              <w:pStyle w:val="Paragraph"/>
              <w:spacing w:line="360" w:lineRule="auto"/>
              <w:ind w:firstLine="0"/>
              <w:rPr>
                <w:sz w:val="28"/>
                <w:szCs w:val="28"/>
              </w:rPr>
            </w:pPr>
          </w:p>
        </w:tc>
        <w:tc>
          <w:tcPr>
            <w:tcW w:w="1566" w:type="dxa"/>
          </w:tcPr>
          <w:p w14:paraId="7751C89D" w14:textId="78275167" w:rsidR="0027131C" w:rsidRDefault="001047EA" w:rsidP="00283861">
            <w:pPr>
              <w:pStyle w:val="Paragraph"/>
              <w:spacing w:line="360" w:lineRule="auto"/>
              <w:ind w:firstLine="0"/>
              <w:rPr>
                <w:sz w:val="28"/>
                <w:szCs w:val="28"/>
              </w:rPr>
            </w:pPr>
            <w:r>
              <w:rPr>
                <w:sz w:val="28"/>
                <w:szCs w:val="28"/>
              </w:rPr>
              <w:t>Ngày tạo</w:t>
            </w:r>
          </w:p>
        </w:tc>
        <w:tc>
          <w:tcPr>
            <w:tcW w:w="1530" w:type="dxa"/>
          </w:tcPr>
          <w:p w14:paraId="178A1C5C" w14:textId="77777777" w:rsidR="0027131C" w:rsidRPr="00134858" w:rsidRDefault="0027131C" w:rsidP="00283861">
            <w:pPr>
              <w:pStyle w:val="Paragraph"/>
              <w:spacing w:line="360" w:lineRule="auto"/>
              <w:ind w:firstLine="0"/>
              <w:rPr>
                <w:sz w:val="28"/>
                <w:szCs w:val="28"/>
              </w:rPr>
            </w:pPr>
          </w:p>
        </w:tc>
      </w:tr>
      <w:tr w:rsidR="0027131C" w:rsidRPr="00134858" w14:paraId="68006817" w14:textId="77777777" w:rsidTr="00A06475">
        <w:tc>
          <w:tcPr>
            <w:tcW w:w="2783" w:type="dxa"/>
          </w:tcPr>
          <w:p w14:paraId="38695031" w14:textId="1C95E2FB" w:rsidR="0027131C" w:rsidRDefault="0027131C" w:rsidP="00283861">
            <w:pPr>
              <w:pStyle w:val="Paragraph"/>
              <w:spacing w:line="360" w:lineRule="auto"/>
              <w:ind w:firstLine="0"/>
              <w:rPr>
                <w:sz w:val="28"/>
                <w:szCs w:val="28"/>
              </w:rPr>
            </w:pPr>
            <w:r>
              <w:rPr>
                <w:sz w:val="28"/>
                <w:szCs w:val="28"/>
              </w:rPr>
              <w:t>Updated</w:t>
            </w:r>
          </w:p>
        </w:tc>
        <w:tc>
          <w:tcPr>
            <w:tcW w:w="1669" w:type="dxa"/>
          </w:tcPr>
          <w:p w14:paraId="3B364696" w14:textId="0B75D718" w:rsidR="0027131C" w:rsidRPr="00134858" w:rsidRDefault="001047EA" w:rsidP="00283861">
            <w:pPr>
              <w:pStyle w:val="Paragraph"/>
              <w:spacing w:line="360" w:lineRule="auto"/>
              <w:ind w:firstLine="0"/>
              <w:rPr>
                <w:sz w:val="28"/>
                <w:szCs w:val="28"/>
              </w:rPr>
            </w:pPr>
            <w:r>
              <w:rPr>
                <w:sz w:val="28"/>
                <w:szCs w:val="28"/>
              </w:rPr>
              <w:t>timestamp</w:t>
            </w:r>
          </w:p>
        </w:tc>
        <w:tc>
          <w:tcPr>
            <w:tcW w:w="1514" w:type="dxa"/>
          </w:tcPr>
          <w:p w14:paraId="2C3EB9B7" w14:textId="77777777" w:rsidR="0027131C" w:rsidRPr="00134858" w:rsidRDefault="0027131C" w:rsidP="00283861">
            <w:pPr>
              <w:pStyle w:val="Paragraph"/>
              <w:spacing w:line="360" w:lineRule="auto"/>
              <w:ind w:firstLine="0"/>
              <w:rPr>
                <w:sz w:val="28"/>
                <w:szCs w:val="28"/>
              </w:rPr>
            </w:pPr>
          </w:p>
        </w:tc>
        <w:tc>
          <w:tcPr>
            <w:tcW w:w="1566" w:type="dxa"/>
          </w:tcPr>
          <w:p w14:paraId="7D67776B" w14:textId="309624F5" w:rsidR="0027131C" w:rsidRDefault="001047EA" w:rsidP="00283861">
            <w:pPr>
              <w:pStyle w:val="Paragraph"/>
              <w:spacing w:line="360" w:lineRule="auto"/>
              <w:ind w:firstLine="0"/>
              <w:rPr>
                <w:sz w:val="28"/>
                <w:szCs w:val="28"/>
              </w:rPr>
            </w:pPr>
            <w:r>
              <w:rPr>
                <w:sz w:val="28"/>
                <w:szCs w:val="28"/>
              </w:rPr>
              <w:t>Ngày sửa</w:t>
            </w:r>
          </w:p>
        </w:tc>
        <w:tc>
          <w:tcPr>
            <w:tcW w:w="1530" w:type="dxa"/>
          </w:tcPr>
          <w:p w14:paraId="055D5131" w14:textId="77777777" w:rsidR="0027131C" w:rsidRPr="00134858" w:rsidRDefault="0027131C" w:rsidP="00D4070E">
            <w:pPr>
              <w:pStyle w:val="Paragraph"/>
              <w:keepNext/>
              <w:spacing w:line="360" w:lineRule="auto"/>
              <w:ind w:firstLine="0"/>
              <w:rPr>
                <w:sz w:val="28"/>
                <w:szCs w:val="28"/>
              </w:rPr>
            </w:pPr>
          </w:p>
        </w:tc>
      </w:tr>
    </w:tbl>
    <w:p w14:paraId="7B2554B4" w14:textId="5D292BF0" w:rsidR="00D4070E" w:rsidRDefault="00D4070E" w:rsidP="00D4070E">
      <w:pPr>
        <w:pStyle w:val="Caption"/>
        <w:jc w:val="center"/>
      </w:pPr>
      <w:bookmarkStart w:id="83" w:name="_Toc27492846"/>
      <w:r>
        <w:t>Hình 2.</w:t>
      </w:r>
      <w:r w:rsidR="009108F5">
        <w:fldChar w:fldCharType="begin"/>
      </w:r>
      <w:r w:rsidR="009108F5">
        <w:instrText xml:space="preserve"> SEQ Table \* ARABIC </w:instrText>
      </w:r>
      <w:r w:rsidR="009108F5">
        <w:fldChar w:fldCharType="separate"/>
      </w:r>
      <w:r w:rsidR="00234450">
        <w:rPr>
          <w:noProof/>
        </w:rPr>
        <w:t>25</w:t>
      </w:r>
      <w:r w:rsidR="009108F5">
        <w:rPr>
          <w:noProof/>
        </w:rPr>
        <w:fldChar w:fldCharType="end"/>
      </w:r>
      <w:r>
        <w:t>. Mô tả chi tiết bảng product</w:t>
      </w:r>
      <w:bookmarkEnd w:id="83"/>
    </w:p>
    <w:p w14:paraId="79DAC1C2" w14:textId="2469BC35" w:rsidR="00A06475" w:rsidRPr="00CE573B" w:rsidRDefault="00A06475" w:rsidP="00A06475">
      <w:pPr>
        <w:rPr>
          <w:rFonts w:ascii="Times New Roman" w:hAnsi="Times New Roman"/>
          <w:b/>
          <w:bCs/>
          <w:sz w:val="26"/>
          <w:szCs w:val="26"/>
        </w:rPr>
      </w:pPr>
    </w:p>
    <w:tbl>
      <w:tblPr>
        <w:tblStyle w:val="TableGrid"/>
        <w:tblW w:w="0" w:type="auto"/>
        <w:tblLook w:val="04A0" w:firstRow="1" w:lastRow="0" w:firstColumn="1" w:lastColumn="0" w:noHBand="0" w:noVBand="1"/>
      </w:tblPr>
      <w:tblGrid>
        <w:gridCol w:w="2783"/>
        <w:gridCol w:w="1672"/>
        <w:gridCol w:w="1520"/>
        <w:gridCol w:w="1571"/>
        <w:gridCol w:w="1516"/>
      </w:tblGrid>
      <w:tr w:rsidR="00A06475" w:rsidRPr="00134858" w14:paraId="2834732C" w14:textId="77777777" w:rsidTr="0021070E">
        <w:tc>
          <w:tcPr>
            <w:tcW w:w="1927" w:type="dxa"/>
          </w:tcPr>
          <w:p w14:paraId="584820B1" w14:textId="77777777" w:rsidR="00A06475" w:rsidRPr="00134858" w:rsidRDefault="00A06475" w:rsidP="0021070E">
            <w:pPr>
              <w:pStyle w:val="Paragraph"/>
              <w:spacing w:line="360" w:lineRule="auto"/>
              <w:ind w:firstLine="0"/>
              <w:rPr>
                <w:sz w:val="28"/>
                <w:szCs w:val="28"/>
              </w:rPr>
            </w:pPr>
            <w:r w:rsidRPr="00134858">
              <w:rPr>
                <w:sz w:val="28"/>
                <w:szCs w:val="28"/>
              </w:rPr>
              <w:t>Trường</w:t>
            </w:r>
          </w:p>
        </w:tc>
        <w:tc>
          <w:tcPr>
            <w:tcW w:w="1787" w:type="dxa"/>
          </w:tcPr>
          <w:p w14:paraId="621B11D2" w14:textId="77777777" w:rsidR="00A06475" w:rsidRPr="00134858" w:rsidRDefault="00A06475" w:rsidP="0021070E">
            <w:pPr>
              <w:pStyle w:val="Paragraph"/>
              <w:spacing w:line="360" w:lineRule="auto"/>
              <w:ind w:firstLine="0"/>
              <w:jc w:val="left"/>
              <w:rPr>
                <w:sz w:val="28"/>
                <w:szCs w:val="28"/>
              </w:rPr>
            </w:pPr>
            <w:r w:rsidRPr="00134858">
              <w:rPr>
                <w:sz w:val="28"/>
                <w:szCs w:val="28"/>
              </w:rPr>
              <w:t>Kiểu dữ liệu</w:t>
            </w:r>
          </w:p>
        </w:tc>
        <w:tc>
          <w:tcPr>
            <w:tcW w:w="1783" w:type="dxa"/>
          </w:tcPr>
          <w:p w14:paraId="4387983B" w14:textId="77777777" w:rsidR="00A06475" w:rsidRPr="00134858" w:rsidRDefault="00A06475" w:rsidP="0021070E">
            <w:pPr>
              <w:pStyle w:val="Paragraph"/>
              <w:spacing w:line="360" w:lineRule="auto"/>
              <w:ind w:firstLine="0"/>
              <w:rPr>
                <w:sz w:val="28"/>
                <w:szCs w:val="28"/>
              </w:rPr>
            </w:pPr>
            <w:r w:rsidRPr="00134858">
              <w:rPr>
                <w:sz w:val="28"/>
                <w:szCs w:val="28"/>
              </w:rPr>
              <w:t>Kích thước</w:t>
            </w:r>
          </w:p>
        </w:tc>
        <w:tc>
          <w:tcPr>
            <w:tcW w:w="1781" w:type="dxa"/>
          </w:tcPr>
          <w:p w14:paraId="43E7DB56" w14:textId="77777777" w:rsidR="00A06475" w:rsidRPr="00134858" w:rsidRDefault="00A06475" w:rsidP="0021070E">
            <w:pPr>
              <w:pStyle w:val="Paragraph"/>
              <w:spacing w:line="360" w:lineRule="auto"/>
              <w:ind w:firstLine="0"/>
              <w:rPr>
                <w:sz w:val="28"/>
                <w:szCs w:val="28"/>
              </w:rPr>
            </w:pPr>
            <w:r w:rsidRPr="00134858">
              <w:rPr>
                <w:sz w:val="28"/>
                <w:szCs w:val="28"/>
              </w:rPr>
              <w:t>Diễn giải</w:t>
            </w:r>
          </w:p>
        </w:tc>
        <w:tc>
          <w:tcPr>
            <w:tcW w:w="1784" w:type="dxa"/>
          </w:tcPr>
          <w:p w14:paraId="30D64C28" w14:textId="77777777" w:rsidR="00A06475" w:rsidRPr="00134858" w:rsidRDefault="00A06475" w:rsidP="0021070E">
            <w:pPr>
              <w:pStyle w:val="Paragraph"/>
              <w:spacing w:line="360" w:lineRule="auto"/>
              <w:ind w:firstLine="0"/>
              <w:rPr>
                <w:sz w:val="28"/>
                <w:szCs w:val="28"/>
              </w:rPr>
            </w:pPr>
            <w:r w:rsidRPr="00134858">
              <w:rPr>
                <w:sz w:val="28"/>
                <w:szCs w:val="28"/>
              </w:rPr>
              <w:t>Ràng buộc</w:t>
            </w:r>
          </w:p>
        </w:tc>
      </w:tr>
      <w:tr w:rsidR="00A06475" w:rsidRPr="00134858" w14:paraId="4EAFEDFE" w14:textId="77777777" w:rsidTr="0021070E">
        <w:tc>
          <w:tcPr>
            <w:tcW w:w="1927" w:type="dxa"/>
          </w:tcPr>
          <w:p w14:paraId="4D7D4F50" w14:textId="5BE13206" w:rsidR="00A06475" w:rsidRDefault="00A06475" w:rsidP="0021070E">
            <w:pPr>
              <w:pStyle w:val="Paragraph"/>
              <w:spacing w:line="360" w:lineRule="auto"/>
              <w:ind w:firstLine="0"/>
              <w:rPr>
                <w:sz w:val="28"/>
                <w:szCs w:val="28"/>
              </w:rPr>
            </w:pPr>
            <w:r>
              <w:rPr>
                <w:sz w:val="28"/>
                <w:szCs w:val="28"/>
              </w:rPr>
              <w:t>productVariationID</w:t>
            </w:r>
          </w:p>
        </w:tc>
        <w:tc>
          <w:tcPr>
            <w:tcW w:w="1787" w:type="dxa"/>
          </w:tcPr>
          <w:p w14:paraId="5B5888DA" w14:textId="5A647CBB" w:rsidR="00A06475" w:rsidRPr="00134858" w:rsidRDefault="00A06475" w:rsidP="0021070E">
            <w:pPr>
              <w:pStyle w:val="Paragraph"/>
              <w:spacing w:line="360" w:lineRule="auto"/>
              <w:ind w:firstLine="0"/>
              <w:rPr>
                <w:sz w:val="28"/>
                <w:szCs w:val="28"/>
              </w:rPr>
            </w:pPr>
            <w:r>
              <w:rPr>
                <w:sz w:val="28"/>
                <w:szCs w:val="28"/>
              </w:rPr>
              <w:t>Varchar</w:t>
            </w:r>
          </w:p>
        </w:tc>
        <w:tc>
          <w:tcPr>
            <w:tcW w:w="1783" w:type="dxa"/>
          </w:tcPr>
          <w:p w14:paraId="6E86F666" w14:textId="362A4121" w:rsidR="00A06475" w:rsidRPr="00134858" w:rsidRDefault="00A06475" w:rsidP="0021070E">
            <w:pPr>
              <w:pStyle w:val="Paragraph"/>
              <w:spacing w:line="360" w:lineRule="auto"/>
              <w:ind w:firstLine="0"/>
              <w:rPr>
                <w:sz w:val="28"/>
                <w:szCs w:val="28"/>
              </w:rPr>
            </w:pPr>
            <w:r>
              <w:rPr>
                <w:sz w:val="28"/>
                <w:szCs w:val="28"/>
              </w:rPr>
              <w:t>50</w:t>
            </w:r>
          </w:p>
        </w:tc>
        <w:tc>
          <w:tcPr>
            <w:tcW w:w="1781" w:type="dxa"/>
          </w:tcPr>
          <w:p w14:paraId="4AA793C6" w14:textId="39A84661" w:rsidR="00A06475" w:rsidRPr="00134858" w:rsidRDefault="00A06475" w:rsidP="0021070E">
            <w:pPr>
              <w:pStyle w:val="Paragraph"/>
              <w:spacing w:line="360" w:lineRule="auto"/>
              <w:ind w:firstLine="0"/>
              <w:rPr>
                <w:sz w:val="28"/>
                <w:szCs w:val="28"/>
              </w:rPr>
            </w:pPr>
            <w:r>
              <w:rPr>
                <w:sz w:val="28"/>
                <w:szCs w:val="28"/>
              </w:rPr>
              <w:t>Mã phân cấp sản phẩm</w:t>
            </w:r>
          </w:p>
        </w:tc>
        <w:tc>
          <w:tcPr>
            <w:tcW w:w="1784" w:type="dxa"/>
          </w:tcPr>
          <w:p w14:paraId="19DD025A" w14:textId="579DD2B4" w:rsidR="00A06475" w:rsidRPr="00134858" w:rsidRDefault="00A06475" w:rsidP="0021070E">
            <w:pPr>
              <w:pStyle w:val="Paragraph"/>
              <w:spacing w:line="360" w:lineRule="auto"/>
              <w:ind w:firstLine="0"/>
              <w:rPr>
                <w:sz w:val="28"/>
                <w:szCs w:val="28"/>
              </w:rPr>
            </w:pPr>
            <w:r>
              <w:rPr>
                <w:sz w:val="28"/>
                <w:szCs w:val="28"/>
              </w:rPr>
              <w:t>Khóa chính</w:t>
            </w:r>
          </w:p>
        </w:tc>
      </w:tr>
      <w:tr w:rsidR="00A06475" w:rsidRPr="00134858" w14:paraId="32DAE341" w14:textId="77777777" w:rsidTr="0021070E">
        <w:tc>
          <w:tcPr>
            <w:tcW w:w="1927" w:type="dxa"/>
          </w:tcPr>
          <w:p w14:paraId="7F333440" w14:textId="12956C48" w:rsidR="00A06475" w:rsidRPr="00134858" w:rsidRDefault="00A06475" w:rsidP="0021070E">
            <w:pPr>
              <w:pStyle w:val="Paragraph"/>
              <w:spacing w:line="360" w:lineRule="auto"/>
              <w:ind w:firstLine="0"/>
              <w:rPr>
                <w:sz w:val="28"/>
                <w:szCs w:val="28"/>
              </w:rPr>
            </w:pPr>
            <w:r>
              <w:rPr>
                <w:sz w:val="28"/>
                <w:szCs w:val="28"/>
              </w:rPr>
              <w:t>productID</w:t>
            </w:r>
          </w:p>
        </w:tc>
        <w:tc>
          <w:tcPr>
            <w:tcW w:w="1787" w:type="dxa"/>
          </w:tcPr>
          <w:p w14:paraId="6A687036"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43A5B649"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474EF339" w14:textId="77777777" w:rsidR="00A06475" w:rsidRPr="00134858" w:rsidRDefault="00A06475" w:rsidP="0021070E">
            <w:pPr>
              <w:pStyle w:val="Paragraph"/>
              <w:spacing w:line="360" w:lineRule="auto"/>
              <w:ind w:firstLine="0"/>
              <w:rPr>
                <w:sz w:val="28"/>
                <w:szCs w:val="28"/>
              </w:rPr>
            </w:pPr>
            <w:r w:rsidRPr="00134858">
              <w:rPr>
                <w:sz w:val="28"/>
                <w:szCs w:val="28"/>
              </w:rPr>
              <w:t xml:space="preserve">Mã chi tiết </w:t>
            </w:r>
          </w:p>
        </w:tc>
        <w:tc>
          <w:tcPr>
            <w:tcW w:w="1784" w:type="dxa"/>
          </w:tcPr>
          <w:p w14:paraId="3AD5B058" w14:textId="319109AA" w:rsidR="00A06475" w:rsidRPr="00134858" w:rsidRDefault="00A06475" w:rsidP="0021070E">
            <w:pPr>
              <w:pStyle w:val="Paragraph"/>
              <w:spacing w:line="360" w:lineRule="auto"/>
              <w:ind w:firstLine="0"/>
              <w:rPr>
                <w:sz w:val="28"/>
                <w:szCs w:val="28"/>
              </w:rPr>
            </w:pPr>
            <w:r w:rsidRPr="00134858">
              <w:rPr>
                <w:sz w:val="28"/>
                <w:szCs w:val="28"/>
              </w:rPr>
              <w:t xml:space="preserve">Khóa </w:t>
            </w:r>
            <w:r>
              <w:rPr>
                <w:sz w:val="28"/>
                <w:szCs w:val="28"/>
              </w:rPr>
              <w:t>ngoại</w:t>
            </w:r>
          </w:p>
        </w:tc>
      </w:tr>
      <w:tr w:rsidR="00A06475" w:rsidRPr="00134858" w14:paraId="1352AF0C" w14:textId="77777777" w:rsidTr="0021070E">
        <w:tc>
          <w:tcPr>
            <w:tcW w:w="1927" w:type="dxa"/>
          </w:tcPr>
          <w:p w14:paraId="124D12CD" w14:textId="77777777" w:rsidR="00A06475" w:rsidRPr="00134858" w:rsidRDefault="00A06475" w:rsidP="0021070E">
            <w:pPr>
              <w:pStyle w:val="Paragraph"/>
              <w:spacing w:line="360" w:lineRule="auto"/>
              <w:ind w:firstLine="0"/>
              <w:rPr>
                <w:sz w:val="28"/>
                <w:szCs w:val="28"/>
              </w:rPr>
            </w:pPr>
            <w:r>
              <w:rPr>
                <w:sz w:val="28"/>
                <w:szCs w:val="28"/>
              </w:rPr>
              <w:t>productShopeeID</w:t>
            </w:r>
          </w:p>
        </w:tc>
        <w:tc>
          <w:tcPr>
            <w:tcW w:w="1787" w:type="dxa"/>
          </w:tcPr>
          <w:p w14:paraId="31D70250" w14:textId="77777777" w:rsidR="00A06475" w:rsidRPr="00134858" w:rsidRDefault="00A06475" w:rsidP="0021070E">
            <w:pPr>
              <w:pStyle w:val="Paragraph"/>
              <w:spacing w:line="360" w:lineRule="auto"/>
              <w:ind w:firstLine="0"/>
              <w:rPr>
                <w:sz w:val="28"/>
                <w:szCs w:val="28"/>
              </w:rPr>
            </w:pPr>
            <w:r w:rsidRPr="00134858">
              <w:rPr>
                <w:sz w:val="28"/>
                <w:szCs w:val="28"/>
              </w:rPr>
              <w:t>Varchar</w:t>
            </w:r>
          </w:p>
        </w:tc>
        <w:tc>
          <w:tcPr>
            <w:tcW w:w="1783" w:type="dxa"/>
          </w:tcPr>
          <w:p w14:paraId="2080879D" w14:textId="77777777" w:rsidR="00A06475" w:rsidRPr="00134858" w:rsidRDefault="00A06475" w:rsidP="0021070E">
            <w:pPr>
              <w:pStyle w:val="Paragraph"/>
              <w:spacing w:line="360" w:lineRule="auto"/>
              <w:ind w:firstLine="0"/>
              <w:rPr>
                <w:sz w:val="28"/>
                <w:szCs w:val="28"/>
              </w:rPr>
            </w:pPr>
          </w:p>
        </w:tc>
        <w:tc>
          <w:tcPr>
            <w:tcW w:w="1781" w:type="dxa"/>
          </w:tcPr>
          <w:p w14:paraId="7DDF4F9F" w14:textId="77777777" w:rsidR="00A06475" w:rsidRPr="00134858" w:rsidRDefault="00A06475" w:rsidP="0021070E">
            <w:pPr>
              <w:pStyle w:val="Paragraph"/>
              <w:spacing w:line="360" w:lineRule="auto"/>
              <w:ind w:firstLine="0"/>
              <w:rPr>
                <w:sz w:val="28"/>
                <w:szCs w:val="28"/>
              </w:rPr>
            </w:pPr>
            <w:r w:rsidRPr="00134858">
              <w:rPr>
                <w:sz w:val="28"/>
                <w:szCs w:val="28"/>
              </w:rPr>
              <w:t xml:space="preserve">Mã </w:t>
            </w:r>
            <w:r>
              <w:rPr>
                <w:sz w:val="28"/>
                <w:szCs w:val="28"/>
              </w:rPr>
              <w:t>đơn hàng</w:t>
            </w:r>
          </w:p>
        </w:tc>
        <w:tc>
          <w:tcPr>
            <w:tcW w:w="1784" w:type="dxa"/>
          </w:tcPr>
          <w:p w14:paraId="7AFE92CD" w14:textId="07A0C71E" w:rsidR="00A06475" w:rsidRPr="00134858" w:rsidRDefault="00A06475" w:rsidP="0021070E">
            <w:pPr>
              <w:pStyle w:val="Paragraph"/>
              <w:spacing w:line="360" w:lineRule="auto"/>
              <w:ind w:firstLine="0"/>
              <w:jc w:val="left"/>
              <w:rPr>
                <w:sz w:val="28"/>
                <w:szCs w:val="28"/>
              </w:rPr>
            </w:pPr>
          </w:p>
        </w:tc>
      </w:tr>
      <w:tr w:rsidR="00A06475" w:rsidRPr="00134858" w14:paraId="1E24F553" w14:textId="77777777" w:rsidTr="0021070E">
        <w:tc>
          <w:tcPr>
            <w:tcW w:w="1927" w:type="dxa"/>
          </w:tcPr>
          <w:p w14:paraId="66121A7A" w14:textId="77777777" w:rsidR="00A06475" w:rsidRPr="00134858" w:rsidRDefault="00A06475" w:rsidP="0021070E">
            <w:pPr>
              <w:pStyle w:val="Paragraph"/>
              <w:spacing w:line="360" w:lineRule="auto"/>
              <w:ind w:firstLine="0"/>
              <w:rPr>
                <w:sz w:val="28"/>
                <w:szCs w:val="28"/>
              </w:rPr>
            </w:pPr>
            <w:r>
              <w:rPr>
                <w:sz w:val="28"/>
                <w:szCs w:val="28"/>
              </w:rPr>
              <w:t>productName</w:t>
            </w:r>
          </w:p>
        </w:tc>
        <w:tc>
          <w:tcPr>
            <w:tcW w:w="1787" w:type="dxa"/>
          </w:tcPr>
          <w:p w14:paraId="5F8EA039"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7DA585BE"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5208BE76" w14:textId="77777777" w:rsidR="00A06475" w:rsidRPr="00134858" w:rsidRDefault="00A06475" w:rsidP="0021070E">
            <w:pPr>
              <w:pStyle w:val="Paragraph"/>
              <w:spacing w:line="360" w:lineRule="auto"/>
              <w:ind w:firstLine="0"/>
              <w:rPr>
                <w:sz w:val="28"/>
                <w:szCs w:val="28"/>
              </w:rPr>
            </w:pPr>
            <w:r>
              <w:rPr>
                <w:sz w:val="28"/>
                <w:szCs w:val="28"/>
              </w:rPr>
              <w:t>Mã sản phẩm</w:t>
            </w:r>
          </w:p>
        </w:tc>
        <w:tc>
          <w:tcPr>
            <w:tcW w:w="1784" w:type="dxa"/>
          </w:tcPr>
          <w:p w14:paraId="347F9932" w14:textId="77777777" w:rsidR="00A06475" w:rsidRPr="00134858" w:rsidRDefault="00A06475" w:rsidP="0021070E">
            <w:pPr>
              <w:pStyle w:val="Paragraph"/>
              <w:spacing w:line="360" w:lineRule="auto"/>
              <w:ind w:firstLine="0"/>
              <w:rPr>
                <w:sz w:val="28"/>
                <w:szCs w:val="28"/>
              </w:rPr>
            </w:pPr>
          </w:p>
        </w:tc>
      </w:tr>
      <w:tr w:rsidR="00A06475" w:rsidRPr="00134858" w14:paraId="57C9B861" w14:textId="77777777" w:rsidTr="0021070E">
        <w:tc>
          <w:tcPr>
            <w:tcW w:w="1927" w:type="dxa"/>
          </w:tcPr>
          <w:p w14:paraId="0AE422AF" w14:textId="77777777" w:rsidR="00A06475" w:rsidRPr="00134858" w:rsidRDefault="00A06475" w:rsidP="0021070E">
            <w:pPr>
              <w:pStyle w:val="Paragraph"/>
              <w:spacing w:line="360" w:lineRule="auto"/>
              <w:ind w:firstLine="0"/>
              <w:rPr>
                <w:sz w:val="28"/>
                <w:szCs w:val="28"/>
              </w:rPr>
            </w:pPr>
            <w:r>
              <w:rPr>
                <w:sz w:val="28"/>
                <w:szCs w:val="28"/>
              </w:rPr>
              <w:t>categoryName</w:t>
            </w:r>
          </w:p>
        </w:tc>
        <w:tc>
          <w:tcPr>
            <w:tcW w:w="1787" w:type="dxa"/>
          </w:tcPr>
          <w:p w14:paraId="6D134985"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17F86B21"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3032958D" w14:textId="74A70F96" w:rsidR="00A06475" w:rsidRPr="00134858" w:rsidRDefault="00A06475" w:rsidP="0021070E">
            <w:pPr>
              <w:pStyle w:val="Paragraph"/>
              <w:spacing w:line="360" w:lineRule="auto"/>
              <w:ind w:firstLine="0"/>
              <w:rPr>
                <w:sz w:val="28"/>
                <w:szCs w:val="28"/>
              </w:rPr>
            </w:pPr>
            <w:r>
              <w:rPr>
                <w:sz w:val="28"/>
                <w:szCs w:val="28"/>
              </w:rPr>
              <w:t>Tên ngành hàng</w:t>
            </w:r>
          </w:p>
        </w:tc>
        <w:tc>
          <w:tcPr>
            <w:tcW w:w="1784" w:type="dxa"/>
          </w:tcPr>
          <w:p w14:paraId="1F9FFD6B" w14:textId="77777777" w:rsidR="00A06475" w:rsidRPr="00134858" w:rsidRDefault="00A06475" w:rsidP="0021070E">
            <w:pPr>
              <w:pStyle w:val="Paragraph"/>
              <w:spacing w:line="360" w:lineRule="auto"/>
              <w:ind w:firstLine="0"/>
              <w:rPr>
                <w:sz w:val="28"/>
                <w:szCs w:val="28"/>
              </w:rPr>
            </w:pPr>
          </w:p>
        </w:tc>
      </w:tr>
      <w:tr w:rsidR="00A06475" w:rsidRPr="00134858" w14:paraId="09FC7560" w14:textId="77777777" w:rsidTr="0021070E">
        <w:tc>
          <w:tcPr>
            <w:tcW w:w="1927" w:type="dxa"/>
          </w:tcPr>
          <w:p w14:paraId="70B33827" w14:textId="77777777" w:rsidR="00A06475" w:rsidRPr="00134858" w:rsidRDefault="00A06475" w:rsidP="0021070E">
            <w:pPr>
              <w:pStyle w:val="Paragraph"/>
              <w:spacing w:line="360" w:lineRule="auto"/>
              <w:ind w:firstLine="0"/>
              <w:rPr>
                <w:sz w:val="28"/>
                <w:szCs w:val="28"/>
              </w:rPr>
            </w:pPr>
            <w:r>
              <w:rPr>
                <w:sz w:val="28"/>
                <w:szCs w:val="28"/>
              </w:rPr>
              <w:t>productLink</w:t>
            </w:r>
          </w:p>
        </w:tc>
        <w:tc>
          <w:tcPr>
            <w:tcW w:w="1787" w:type="dxa"/>
          </w:tcPr>
          <w:p w14:paraId="267E24FC"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505D91EA"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30B3AAF4" w14:textId="77777777" w:rsidR="00A06475" w:rsidRPr="00134858" w:rsidRDefault="00A06475" w:rsidP="0021070E">
            <w:pPr>
              <w:pStyle w:val="Paragraph"/>
              <w:spacing w:line="360" w:lineRule="auto"/>
              <w:ind w:firstLine="0"/>
              <w:rPr>
                <w:sz w:val="28"/>
                <w:szCs w:val="28"/>
              </w:rPr>
            </w:pPr>
            <w:r>
              <w:rPr>
                <w:sz w:val="28"/>
                <w:szCs w:val="28"/>
              </w:rPr>
              <w:t>Số lượng mua</w:t>
            </w:r>
          </w:p>
        </w:tc>
        <w:tc>
          <w:tcPr>
            <w:tcW w:w="1784" w:type="dxa"/>
          </w:tcPr>
          <w:p w14:paraId="77B23086" w14:textId="77777777" w:rsidR="00A06475" w:rsidRPr="00134858" w:rsidRDefault="00A06475" w:rsidP="0021070E">
            <w:pPr>
              <w:pStyle w:val="Paragraph"/>
              <w:spacing w:line="360" w:lineRule="auto"/>
              <w:ind w:firstLine="0"/>
              <w:rPr>
                <w:sz w:val="28"/>
                <w:szCs w:val="28"/>
              </w:rPr>
            </w:pPr>
          </w:p>
        </w:tc>
      </w:tr>
      <w:tr w:rsidR="00A06475" w:rsidRPr="00134858" w14:paraId="5B5CAC3C" w14:textId="77777777" w:rsidTr="0021070E">
        <w:tc>
          <w:tcPr>
            <w:tcW w:w="1927" w:type="dxa"/>
          </w:tcPr>
          <w:p w14:paraId="352F9E8B" w14:textId="77777777" w:rsidR="00A06475" w:rsidRDefault="00A06475" w:rsidP="0021070E">
            <w:pPr>
              <w:pStyle w:val="Paragraph"/>
              <w:spacing w:line="360" w:lineRule="auto"/>
              <w:ind w:firstLine="0"/>
              <w:rPr>
                <w:sz w:val="28"/>
                <w:szCs w:val="28"/>
              </w:rPr>
            </w:pPr>
            <w:r>
              <w:rPr>
                <w:sz w:val="28"/>
                <w:szCs w:val="28"/>
              </w:rPr>
              <w:t>productPrice</w:t>
            </w:r>
          </w:p>
        </w:tc>
        <w:tc>
          <w:tcPr>
            <w:tcW w:w="1787" w:type="dxa"/>
          </w:tcPr>
          <w:p w14:paraId="7EE21CF3" w14:textId="77777777" w:rsidR="00A06475" w:rsidRPr="00134858" w:rsidRDefault="00A06475" w:rsidP="0021070E">
            <w:pPr>
              <w:pStyle w:val="Paragraph"/>
              <w:spacing w:line="360" w:lineRule="auto"/>
              <w:ind w:firstLine="0"/>
              <w:rPr>
                <w:sz w:val="28"/>
                <w:szCs w:val="28"/>
              </w:rPr>
            </w:pPr>
            <w:r>
              <w:rPr>
                <w:sz w:val="28"/>
                <w:szCs w:val="28"/>
              </w:rPr>
              <w:t>Int</w:t>
            </w:r>
          </w:p>
        </w:tc>
        <w:tc>
          <w:tcPr>
            <w:tcW w:w="1783" w:type="dxa"/>
          </w:tcPr>
          <w:p w14:paraId="437D8A0B" w14:textId="77777777" w:rsidR="00A06475" w:rsidRPr="00134858" w:rsidRDefault="00A06475" w:rsidP="0021070E">
            <w:pPr>
              <w:pStyle w:val="Paragraph"/>
              <w:spacing w:line="360" w:lineRule="auto"/>
              <w:ind w:firstLine="0"/>
              <w:rPr>
                <w:sz w:val="28"/>
                <w:szCs w:val="28"/>
              </w:rPr>
            </w:pPr>
            <w:r>
              <w:rPr>
                <w:sz w:val="28"/>
                <w:szCs w:val="28"/>
              </w:rPr>
              <w:t>11</w:t>
            </w:r>
          </w:p>
        </w:tc>
        <w:tc>
          <w:tcPr>
            <w:tcW w:w="1781" w:type="dxa"/>
          </w:tcPr>
          <w:p w14:paraId="422593E6" w14:textId="77777777" w:rsidR="00A06475" w:rsidRDefault="00A06475" w:rsidP="0021070E">
            <w:pPr>
              <w:pStyle w:val="Paragraph"/>
              <w:spacing w:line="360" w:lineRule="auto"/>
              <w:ind w:firstLine="0"/>
              <w:rPr>
                <w:sz w:val="28"/>
                <w:szCs w:val="28"/>
              </w:rPr>
            </w:pPr>
            <w:r>
              <w:rPr>
                <w:sz w:val="28"/>
                <w:szCs w:val="28"/>
              </w:rPr>
              <w:t xml:space="preserve">Giá gốc </w:t>
            </w:r>
          </w:p>
        </w:tc>
        <w:tc>
          <w:tcPr>
            <w:tcW w:w="1784" w:type="dxa"/>
          </w:tcPr>
          <w:p w14:paraId="36A7B878" w14:textId="77777777" w:rsidR="00A06475" w:rsidRPr="00134858" w:rsidRDefault="00A06475" w:rsidP="0021070E">
            <w:pPr>
              <w:pStyle w:val="Paragraph"/>
              <w:spacing w:line="360" w:lineRule="auto"/>
              <w:ind w:firstLine="0"/>
              <w:rPr>
                <w:sz w:val="28"/>
                <w:szCs w:val="28"/>
              </w:rPr>
            </w:pPr>
          </w:p>
        </w:tc>
      </w:tr>
      <w:tr w:rsidR="00A06475" w:rsidRPr="00134858" w14:paraId="422C057C" w14:textId="77777777" w:rsidTr="0021070E">
        <w:tc>
          <w:tcPr>
            <w:tcW w:w="1927" w:type="dxa"/>
          </w:tcPr>
          <w:p w14:paraId="0D484F12" w14:textId="77777777" w:rsidR="00A06475" w:rsidRDefault="00A06475" w:rsidP="0021070E">
            <w:pPr>
              <w:pStyle w:val="Paragraph"/>
              <w:spacing w:line="360" w:lineRule="auto"/>
              <w:ind w:firstLine="0"/>
              <w:rPr>
                <w:sz w:val="28"/>
                <w:szCs w:val="28"/>
              </w:rPr>
            </w:pPr>
            <w:r>
              <w:rPr>
                <w:sz w:val="28"/>
                <w:szCs w:val="28"/>
              </w:rPr>
              <w:lastRenderedPageBreak/>
              <w:t>productPriceShopee</w:t>
            </w:r>
          </w:p>
        </w:tc>
        <w:tc>
          <w:tcPr>
            <w:tcW w:w="1787" w:type="dxa"/>
          </w:tcPr>
          <w:p w14:paraId="2A0E0DC7" w14:textId="77777777" w:rsidR="00A06475" w:rsidRPr="00134858" w:rsidRDefault="00A06475" w:rsidP="0021070E">
            <w:pPr>
              <w:pStyle w:val="Paragraph"/>
              <w:spacing w:line="360" w:lineRule="auto"/>
              <w:ind w:firstLine="0"/>
              <w:rPr>
                <w:sz w:val="28"/>
                <w:szCs w:val="28"/>
              </w:rPr>
            </w:pPr>
            <w:r>
              <w:rPr>
                <w:sz w:val="28"/>
                <w:szCs w:val="28"/>
              </w:rPr>
              <w:t>Int</w:t>
            </w:r>
          </w:p>
        </w:tc>
        <w:tc>
          <w:tcPr>
            <w:tcW w:w="1783" w:type="dxa"/>
          </w:tcPr>
          <w:p w14:paraId="78335385" w14:textId="77777777" w:rsidR="00A06475" w:rsidRPr="00134858" w:rsidRDefault="00A06475" w:rsidP="0021070E">
            <w:pPr>
              <w:pStyle w:val="Paragraph"/>
              <w:spacing w:line="360" w:lineRule="auto"/>
              <w:ind w:firstLine="0"/>
              <w:rPr>
                <w:sz w:val="28"/>
                <w:szCs w:val="28"/>
              </w:rPr>
            </w:pPr>
            <w:r>
              <w:rPr>
                <w:sz w:val="28"/>
                <w:szCs w:val="28"/>
              </w:rPr>
              <w:t>11</w:t>
            </w:r>
          </w:p>
        </w:tc>
        <w:tc>
          <w:tcPr>
            <w:tcW w:w="1781" w:type="dxa"/>
          </w:tcPr>
          <w:p w14:paraId="6418196A" w14:textId="77777777" w:rsidR="00A06475" w:rsidRDefault="00A06475" w:rsidP="0021070E">
            <w:pPr>
              <w:pStyle w:val="Paragraph"/>
              <w:spacing w:line="360" w:lineRule="auto"/>
              <w:ind w:firstLine="0"/>
              <w:rPr>
                <w:sz w:val="28"/>
                <w:szCs w:val="28"/>
              </w:rPr>
            </w:pPr>
            <w:r>
              <w:rPr>
                <w:sz w:val="28"/>
                <w:szCs w:val="28"/>
              </w:rPr>
              <w:t>Giá bán shopee</w:t>
            </w:r>
          </w:p>
        </w:tc>
        <w:tc>
          <w:tcPr>
            <w:tcW w:w="1784" w:type="dxa"/>
          </w:tcPr>
          <w:p w14:paraId="0B93DA57" w14:textId="77777777" w:rsidR="00A06475" w:rsidRPr="00134858" w:rsidRDefault="00A06475" w:rsidP="0021070E">
            <w:pPr>
              <w:pStyle w:val="Paragraph"/>
              <w:spacing w:line="360" w:lineRule="auto"/>
              <w:ind w:firstLine="0"/>
              <w:rPr>
                <w:sz w:val="28"/>
                <w:szCs w:val="28"/>
              </w:rPr>
            </w:pPr>
          </w:p>
        </w:tc>
      </w:tr>
      <w:tr w:rsidR="00A06475" w:rsidRPr="00134858" w14:paraId="0783DF8F" w14:textId="77777777" w:rsidTr="0021070E">
        <w:tc>
          <w:tcPr>
            <w:tcW w:w="1927" w:type="dxa"/>
          </w:tcPr>
          <w:p w14:paraId="2DDB43A2" w14:textId="77777777" w:rsidR="00A06475" w:rsidRDefault="00A06475" w:rsidP="0021070E">
            <w:pPr>
              <w:pStyle w:val="Paragraph"/>
              <w:spacing w:line="360" w:lineRule="auto"/>
              <w:ind w:firstLine="0"/>
              <w:rPr>
                <w:sz w:val="28"/>
                <w:szCs w:val="28"/>
              </w:rPr>
            </w:pPr>
            <w:r>
              <w:rPr>
                <w:sz w:val="28"/>
                <w:szCs w:val="28"/>
              </w:rPr>
              <w:t>productStatusName</w:t>
            </w:r>
          </w:p>
        </w:tc>
        <w:tc>
          <w:tcPr>
            <w:tcW w:w="1787" w:type="dxa"/>
          </w:tcPr>
          <w:p w14:paraId="4FBE72AB"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5841FBA3" w14:textId="77777777" w:rsidR="00A06475" w:rsidRPr="00134858" w:rsidRDefault="00A06475" w:rsidP="0021070E">
            <w:pPr>
              <w:pStyle w:val="Paragraph"/>
              <w:spacing w:line="360" w:lineRule="auto"/>
              <w:ind w:firstLine="0"/>
              <w:rPr>
                <w:sz w:val="28"/>
                <w:szCs w:val="28"/>
              </w:rPr>
            </w:pPr>
          </w:p>
        </w:tc>
        <w:tc>
          <w:tcPr>
            <w:tcW w:w="1781" w:type="dxa"/>
          </w:tcPr>
          <w:p w14:paraId="765F7D2B" w14:textId="19E05D97" w:rsidR="00A06475" w:rsidRDefault="00A06475" w:rsidP="0021070E">
            <w:pPr>
              <w:pStyle w:val="Paragraph"/>
              <w:spacing w:line="360" w:lineRule="auto"/>
              <w:ind w:firstLine="0"/>
              <w:rPr>
                <w:sz w:val="28"/>
                <w:szCs w:val="28"/>
              </w:rPr>
            </w:pPr>
            <w:r>
              <w:rPr>
                <w:sz w:val="28"/>
                <w:szCs w:val="28"/>
              </w:rPr>
              <w:t>Trạng thái phân cấp sản phẩm bằng chữ</w:t>
            </w:r>
          </w:p>
        </w:tc>
        <w:tc>
          <w:tcPr>
            <w:tcW w:w="1784" w:type="dxa"/>
          </w:tcPr>
          <w:p w14:paraId="4851DC79" w14:textId="77777777" w:rsidR="00A06475" w:rsidRPr="00134858" w:rsidRDefault="00A06475" w:rsidP="0021070E">
            <w:pPr>
              <w:pStyle w:val="Paragraph"/>
              <w:spacing w:line="360" w:lineRule="auto"/>
              <w:ind w:firstLine="0"/>
              <w:rPr>
                <w:sz w:val="28"/>
                <w:szCs w:val="28"/>
              </w:rPr>
            </w:pPr>
          </w:p>
        </w:tc>
      </w:tr>
      <w:tr w:rsidR="00A06475" w:rsidRPr="00134858" w14:paraId="2E1BDA2E" w14:textId="77777777" w:rsidTr="0021070E">
        <w:tc>
          <w:tcPr>
            <w:tcW w:w="1927" w:type="dxa"/>
          </w:tcPr>
          <w:p w14:paraId="69241D01" w14:textId="77777777" w:rsidR="00A06475" w:rsidRDefault="00A06475" w:rsidP="0021070E">
            <w:pPr>
              <w:pStyle w:val="Paragraph"/>
              <w:spacing w:line="360" w:lineRule="auto"/>
              <w:ind w:firstLine="0"/>
              <w:rPr>
                <w:sz w:val="28"/>
                <w:szCs w:val="28"/>
              </w:rPr>
            </w:pPr>
            <w:r>
              <w:rPr>
                <w:sz w:val="28"/>
                <w:szCs w:val="28"/>
              </w:rPr>
              <w:t>promotionPrice</w:t>
            </w:r>
          </w:p>
        </w:tc>
        <w:tc>
          <w:tcPr>
            <w:tcW w:w="1787" w:type="dxa"/>
          </w:tcPr>
          <w:p w14:paraId="2979A813"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3B31AC48" w14:textId="77777777" w:rsidR="00A06475" w:rsidRPr="00134858" w:rsidRDefault="00A06475" w:rsidP="0021070E">
            <w:pPr>
              <w:pStyle w:val="Paragraph"/>
              <w:spacing w:line="360" w:lineRule="auto"/>
              <w:ind w:firstLine="0"/>
              <w:rPr>
                <w:sz w:val="28"/>
                <w:szCs w:val="28"/>
              </w:rPr>
            </w:pPr>
          </w:p>
        </w:tc>
        <w:tc>
          <w:tcPr>
            <w:tcW w:w="1781" w:type="dxa"/>
          </w:tcPr>
          <w:p w14:paraId="7BAB15A7" w14:textId="77777777" w:rsidR="00A06475" w:rsidRDefault="00A06475" w:rsidP="0021070E">
            <w:pPr>
              <w:pStyle w:val="Paragraph"/>
              <w:spacing w:line="360" w:lineRule="auto"/>
              <w:ind w:firstLine="0"/>
              <w:rPr>
                <w:sz w:val="28"/>
                <w:szCs w:val="28"/>
              </w:rPr>
            </w:pPr>
            <w:r>
              <w:rPr>
                <w:sz w:val="28"/>
                <w:szCs w:val="28"/>
              </w:rPr>
              <w:t>Giá khuyến mãi</w:t>
            </w:r>
          </w:p>
        </w:tc>
        <w:tc>
          <w:tcPr>
            <w:tcW w:w="1784" w:type="dxa"/>
          </w:tcPr>
          <w:p w14:paraId="6D6A9D27" w14:textId="77777777" w:rsidR="00A06475" w:rsidRPr="00134858" w:rsidRDefault="00A06475" w:rsidP="0021070E">
            <w:pPr>
              <w:pStyle w:val="Paragraph"/>
              <w:spacing w:line="360" w:lineRule="auto"/>
              <w:ind w:firstLine="0"/>
              <w:rPr>
                <w:sz w:val="28"/>
                <w:szCs w:val="28"/>
              </w:rPr>
            </w:pPr>
          </w:p>
        </w:tc>
      </w:tr>
      <w:tr w:rsidR="00A06475" w:rsidRPr="00134858" w14:paraId="4540CEC0" w14:textId="77777777" w:rsidTr="0021070E">
        <w:tc>
          <w:tcPr>
            <w:tcW w:w="1927" w:type="dxa"/>
          </w:tcPr>
          <w:p w14:paraId="7D8DD7AC" w14:textId="77777777" w:rsidR="00A06475" w:rsidRDefault="00A06475" w:rsidP="0021070E">
            <w:pPr>
              <w:pStyle w:val="Paragraph"/>
              <w:spacing w:line="360" w:lineRule="auto"/>
              <w:ind w:firstLine="0"/>
              <w:rPr>
                <w:sz w:val="28"/>
                <w:szCs w:val="28"/>
              </w:rPr>
            </w:pPr>
            <w:r>
              <w:rPr>
                <w:sz w:val="28"/>
                <w:szCs w:val="28"/>
              </w:rPr>
              <w:t>promotionPriceShopee</w:t>
            </w:r>
          </w:p>
        </w:tc>
        <w:tc>
          <w:tcPr>
            <w:tcW w:w="1787" w:type="dxa"/>
          </w:tcPr>
          <w:p w14:paraId="4597CDD5"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6BC03107" w14:textId="77777777" w:rsidR="00A06475" w:rsidRPr="00134858" w:rsidRDefault="00A06475" w:rsidP="0021070E">
            <w:pPr>
              <w:pStyle w:val="Paragraph"/>
              <w:spacing w:line="360" w:lineRule="auto"/>
              <w:ind w:firstLine="0"/>
              <w:rPr>
                <w:sz w:val="28"/>
                <w:szCs w:val="28"/>
              </w:rPr>
            </w:pPr>
          </w:p>
        </w:tc>
        <w:tc>
          <w:tcPr>
            <w:tcW w:w="1781" w:type="dxa"/>
          </w:tcPr>
          <w:p w14:paraId="4725D2C7" w14:textId="77777777" w:rsidR="00A06475" w:rsidRDefault="00A06475" w:rsidP="0021070E">
            <w:pPr>
              <w:pStyle w:val="Paragraph"/>
              <w:spacing w:line="360" w:lineRule="auto"/>
              <w:ind w:firstLine="0"/>
              <w:rPr>
                <w:sz w:val="28"/>
                <w:szCs w:val="28"/>
              </w:rPr>
            </w:pPr>
            <w:r>
              <w:rPr>
                <w:sz w:val="28"/>
                <w:szCs w:val="28"/>
              </w:rPr>
              <w:t>Giá khuyến mãi Shopee</w:t>
            </w:r>
          </w:p>
        </w:tc>
        <w:tc>
          <w:tcPr>
            <w:tcW w:w="1784" w:type="dxa"/>
          </w:tcPr>
          <w:p w14:paraId="1113F23D" w14:textId="77777777" w:rsidR="00A06475" w:rsidRPr="00134858" w:rsidRDefault="00A06475" w:rsidP="0021070E">
            <w:pPr>
              <w:pStyle w:val="Paragraph"/>
              <w:spacing w:line="360" w:lineRule="auto"/>
              <w:ind w:firstLine="0"/>
              <w:rPr>
                <w:sz w:val="28"/>
                <w:szCs w:val="28"/>
              </w:rPr>
            </w:pPr>
          </w:p>
        </w:tc>
      </w:tr>
      <w:tr w:rsidR="00A06475" w:rsidRPr="00134858" w14:paraId="2D58BC32" w14:textId="77777777" w:rsidTr="0021070E">
        <w:tc>
          <w:tcPr>
            <w:tcW w:w="1927" w:type="dxa"/>
          </w:tcPr>
          <w:p w14:paraId="62486541" w14:textId="77777777" w:rsidR="00A06475" w:rsidRDefault="00A06475" w:rsidP="0021070E">
            <w:pPr>
              <w:pStyle w:val="Paragraph"/>
              <w:spacing w:line="360" w:lineRule="auto"/>
              <w:ind w:firstLine="0"/>
              <w:rPr>
                <w:sz w:val="28"/>
                <w:szCs w:val="28"/>
              </w:rPr>
            </w:pPr>
            <w:r>
              <w:rPr>
                <w:sz w:val="28"/>
                <w:szCs w:val="28"/>
              </w:rPr>
              <w:t>stockQuantity</w:t>
            </w:r>
          </w:p>
        </w:tc>
        <w:tc>
          <w:tcPr>
            <w:tcW w:w="1787" w:type="dxa"/>
          </w:tcPr>
          <w:p w14:paraId="0E614FB9"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463C2F45" w14:textId="77777777" w:rsidR="00A06475" w:rsidRPr="00134858" w:rsidRDefault="00A06475" w:rsidP="0021070E">
            <w:pPr>
              <w:pStyle w:val="Paragraph"/>
              <w:spacing w:line="360" w:lineRule="auto"/>
              <w:ind w:firstLine="0"/>
              <w:rPr>
                <w:sz w:val="28"/>
                <w:szCs w:val="28"/>
              </w:rPr>
            </w:pPr>
          </w:p>
        </w:tc>
        <w:tc>
          <w:tcPr>
            <w:tcW w:w="1781" w:type="dxa"/>
          </w:tcPr>
          <w:p w14:paraId="0DEE335A" w14:textId="77777777" w:rsidR="00A06475" w:rsidRDefault="00A06475" w:rsidP="0021070E">
            <w:pPr>
              <w:pStyle w:val="Paragraph"/>
              <w:spacing w:line="360" w:lineRule="auto"/>
              <w:ind w:firstLine="0"/>
              <w:rPr>
                <w:sz w:val="28"/>
                <w:szCs w:val="28"/>
              </w:rPr>
            </w:pPr>
            <w:r>
              <w:rPr>
                <w:sz w:val="28"/>
                <w:szCs w:val="28"/>
              </w:rPr>
              <w:t>Tồn kho</w:t>
            </w:r>
          </w:p>
        </w:tc>
        <w:tc>
          <w:tcPr>
            <w:tcW w:w="1784" w:type="dxa"/>
          </w:tcPr>
          <w:p w14:paraId="0634A98A" w14:textId="77777777" w:rsidR="00A06475" w:rsidRPr="00134858" w:rsidRDefault="00A06475" w:rsidP="0021070E">
            <w:pPr>
              <w:pStyle w:val="Paragraph"/>
              <w:spacing w:line="360" w:lineRule="auto"/>
              <w:ind w:firstLine="0"/>
              <w:rPr>
                <w:sz w:val="28"/>
                <w:szCs w:val="28"/>
              </w:rPr>
            </w:pPr>
          </w:p>
        </w:tc>
      </w:tr>
      <w:tr w:rsidR="00A06475" w:rsidRPr="00134858" w14:paraId="65A4D802" w14:textId="77777777" w:rsidTr="0021070E">
        <w:tc>
          <w:tcPr>
            <w:tcW w:w="1927" w:type="dxa"/>
          </w:tcPr>
          <w:p w14:paraId="40389252" w14:textId="77777777" w:rsidR="00A06475" w:rsidRDefault="00A06475" w:rsidP="0021070E">
            <w:pPr>
              <w:pStyle w:val="Paragraph"/>
              <w:spacing w:line="360" w:lineRule="auto"/>
              <w:ind w:firstLine="0"/>
              <w:rPr>
                <w:sz w:val="28"/>
                <w:szCs w:val="28"/>
              </w:rPr>
            </w:pPr>
            <w:r>
              <w:rPr>
                <w:sz w:val="28"/>
                <w:szCs w:val="28"/>
              </w:rPr>
              <w:t>Weight</w:t>
            </w:r>
          </w:p>
        </w:tc>
        <w:tc>
          <w:tcPr>
            <w:tcW w:w="1787" w:type="dxa"/>
          </w:tcPr>
          <w:p w14:paraId="55522A8E"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4C377076" w14:textId="77777777" w:rsidR="00A06475" w:rsidRPr="00134858" w:rsidRDefault="00A06475" w:rsidP="0021070E">
            <w:pPr>
              <w:pStyle w:val="Paragraph"/>
              <w:spacing w:line="360" w:lineRule="auto"/>
              <w:ind w:firstLine="0"/>
              <w:rPr>
                <w:sz w:val="28"/>
                <w:szCs w:val="28"/>
              </w:rPr>
            </w:pPr>
          </w:p>
        </w:tc>
        <w:tc>
          <w:tcPr>
            <w:tcW w:w="1781" w:type="dxa"/>
          </w:tcPr>
          <w:p w14:paraId="05E247C5" w14:textId="77777777" w:rsidR="00A06475" w:rsidRDefault="00A06475" w:rsidP="0021070E">
            <w:pPr>
              <w:pStyle w:val="Paragraph"/>
              <w:spacing w:line="360" w:lineRule="auto"/>
              <w:ind w:firstLine="0"/>
              <w:rPr>
                <w:sz w:val="28"/>
                <w:szCs w:val="28"/>
              </w:rPr>
            </w:pPr>
            <w:r>
              <w:rPr>
                <w:sz w:val="28"/>
                <w:szCs w:val="28"/>
              </w:rPr>
              <w:t>Cân nặng</w:t>
            </w:r>
          </w:p>
        </w:tc>
        <w:tc>
          <w:tcPr>
            <w:tcW w:w="1784" w:type="dxa"/>
          </w:tcPr>
          <w:p w14:paraId="54E80F6E" w14:textId="77777777" w:rsidR="00A06475" w:rsidRPr="00134858" w:rsidRDefault="00A06475" w:rsidP="0021070E">
            <w:pPr>
              <w:pStyle w:val="Paragraph"/>
              <w:spacing w:line="360" w:lineRule="auto"/>
              <w:ind w:firstLine="0"/>
              <w:rPr>
                <w:sz w:val="28"/>
                <w:szCs w:val="28"/>
              </w:rPr>
            </w:pPr>
          </w:p>
        </w:tc>
      </w:tr>
      <w:tr w:rsidR="00A06475" w:rsidRPr="00134858" w14:paraId="4406939F" w14:textId="77777777" w:rsidTr="0021070E">
        <w:tc>
          <w:tcPr>
            <w:tcW w:w="1927" w:type="dxa"/>
          </w:tcPr>
          <w:p w14:paraId="7FFFB7E3" w14:textId="77777777" w:rsidR="00A06475" w:rsidRDefault="00A06475" w:rsidP="0021070E">
            <w:pPr>
              <w:pStyle w:val="Paragraph"/>
              <w:spacing w:line="360" w:lineRule="auto"/>
              <w:ind w:firstLine="0"/>
              <w:rPr>
                <w:sz w:val="28"/>
                <w:szCs w:val="28"/>
              </w:rPr>
            </w:pPr>
            <w:r>
              <w:rPr>
                <w:sz w:val="28"/>
                <w:szCs w:val="28"/>
              </w:rPr>
              <w:t>urlPath</w:t>
            </w:r>
          </w:p>
        </w:tc>
        <w:tc>
          <w:tcPr>
            <w:tcW w:w="1787" w:type="dxa"/>
          </w:tcPr>
          <w:p w14:paraId="103E86A4"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49BFE8C4" w14:textId="77777777" w:rsidR="00A06475" w:rsidRPr="00134858" w:rsidRDefault="00A06475" w:rsidP="0021070E">
            <w:pPr>
              <w:pStyle w:val="Paragraph"/>
              <w:spacing w:line="360" w:lineRule="auto"/>
              <w:ind w:firstLine="0"/>
              <w:rPr>
                <w:sz w:val="28"/>
                <w:szCs w:val="28"/>
              </w:rPr>
            </w:pPr>
          </w:p>
        </w:tc>
        <w:tc>
          <w:tcPr>
            <w:tcW w:w="1781" w:type="dxa"/>
          </w:tcPr>
          <w:p w14:paraId="625180F7" w14:textId="0DCCAB60" w:rsidR="00A06475" w:rsidRDefault="00A06475" w:rsidP="0021070E">
            <w:pPr>
              <w:pStyle w:val="Paragraph"/>
              <w:spacing w:line="360" w:lineRule="auto"/>
              <w:ind w:firstLine="0"/>
              <w:rPr>
                <w:sz w:val="28"/>
                <w:szCs w:val="28"/>
              </w:rPr>
            </w:pPr>
            <w:r>
              <w:rPr>
                <w:sz w:val="28"/>
                <w:szCs w:val="28"/>
              </w:rPr>
              <w:t>Đường dẫn phân cấp sản phẩm</w:t>
            </w:r>
          </w:p>
        </w:tc>
        <w:tc>
          <w:tcPr>
            <w:tcW w:w="1784" w:type="dxa"/>
          </w:tcPr>
          <w:p w14:paraId="6BCD74CB" w14:textId="77777777" w:rsidR="00A06475" w:rsidRPr="00134858" w:rsidRDefault="00A06475" w:rsidP="0021070E">
            <w:pPr>
              <w:pStyle w:val="Paragraph"/>
              <w:spacing w:line="360" w:lineRule="auto"/>
              <w:ind w:firstLine="0"/>
              <w:rPr>
                <w:sz w:val="28"/>
                <w:szCs w:val="28"/>
              </w:rPr>
            </w:pPr>
          </w:p>
        </w:tc>
      </w:tr>
      <w:tr w:rsidR="00A06475" w:rsidRPr="00134858" w14:paraId="21A44E8C" w14:textId="77777777" w:rsidTr="0021070E">
        <w:tc>
          <w:tcPr>
            <w:tcW w:w="1927" w:type="dxa"/>
          </w:tcPr>
          <w:p w14:paraId="4B5A089D" w14:textId="77777777" w:rsidR="00A06475" w:rsidRDefault="00A06475" w:rsidP="0021070E">
            <w:pPr>
              <w:pStyle w:val="Paragraph"/>
              <w:spacing w:line="360" w:lineRule="auto"/>
              <w:ind w:firstLine="0"/>
              <w:rPr>
                <w:sz w:val="28"/>
                <w:szCs w:val="28"/>
              </w:rPr>
            </w:pPr>
            <w:r>
              <w:rPr>
                <w:sz w:val="28"/>
                <w:szCs w:val="28"/>
              </w:rPr>
              <w:t>finalPriceMin</w:t>
            </w:r>
          </w:p>
        </w:tc>
        <w:tc>
          <w:tcPr>
            <w:tcW w:w="1787" w:type="dxa"/>
          </w:tcPr>
          <w:p w14:paraId="58093E4F"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75A83D47" w14:textId="77777777" w:rsidR="00A06475" w:rsidRPr="00134858" w:rsidRDefault="00A06475" w:rsidP="0021070E">
            <w:pPr>
              <w:pStyle w:val="Paragraph"/>
              <w:spacing w:line="360" w:lineRule="auto"/>
              <w:ind w:firstLine="0"/>
              <w:rPr>
                <w:sz w:val="28"/>
                <w:szCs w:val="28"/>
              </w:rPr>
            </w:pPr>
          </w:p>
        </w:tc>
        <w:tc>
          <w:tcPr>
            <w:tcW w:w="1781" w:type="dxa"/>
          </w:tcPr>
          <w:p w14:paraId="5243D22A" w14:textId="77777777" w:rsidR="00A06475" w:rsidRDefault="00A06475" w:rsidP="0021070E">
            <w:pPr>
              <w:pStyle w:val="Paragraph"/>
              <w:spacing w:line="360" w:lineRule="auto"/>
              <w:ind w:firstLine="0"/>
              <w:rPr>
                <w:sz w:val="28"/>
                <w:szCs w:val="28"/>
              </w:rPr>
            </w:pPr>
            <w:r>
              <w:rPr>
                <w:sz w:val="28"/>
                <w:szCs w:val="28"/>
              </w:rPr>
              <w:t>Giá thấp nhất</w:t>
            </w:r>
          </w:p>
        </w:tc>
        <w:tc>
          <w:tcPr>
            <w:tcW w:w="1784" w:type="dxa"/>
          </w:tcPr>
          <w:p w14:paraId="0EE27B63" w14:textId="77777777" w:rsidR="00A06475" w:rsidRPr="00134858" w:rsidRDefault="00A06475" w:rsidP="0021070E">
            <w:pPr>
              <w:pStyle w:val="Paragraph"/>
              <w:spacing w:line="360" w:lineRule="auto"/>
              <w:ind w:firstLine="0"/>
              <w:rPr>
                <w:sz w:val="28"/>
                <w:szCs w:val="28"/>
              </w:rPr>
            </w:pPr>
          </w:p>
        </w:tc>
      </w:tr>
      <w:tr w:rsidR="00A06475" w:rsidRPr="00134858" w14:paraId="1656C8D9" w14:textId="77777777" w:rsidTr="0021070E">
        <w:tc>
          <w:tcPr>
            <w:tcW w:w="1927" w:type="dxa"/>
          </w:tcPr>
          <w:p w14:paraId="37661293" w14:textId="77777777" w:rsidR="00A06475" w:rsidRDefault="00A06475" w:rsidP="0021070E">
            <w:pPr>
              <w:pStyle w:val="Paragraph"/>
              <w:spacing w:line="360" w:lineRule="auto"/>
              <w:ind w:firstLine="0"/>
              <w:rPr>
                <w:sz w:val="28"/>
                <w:szCs w:val="28"/>
              </w:rPr>
            </w:pPr>
            <w:r>
              <w:rPr>
                <w:sz w:val="28"/>
                <w:szCs w:val="28"/>
              </w:rPr>
              <w:t>finalPriceMax</w:t>
            </w:r>
          </w:p>
        </w:tc>
        <w:tc>
          <w:tcPr>
            <w:tcW w:w="1787" w:type="dxa"/>
          </w:tcPr>
          <w:p w14:paraId="61E35057"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688E099F" w14:textId="77777777" w:rsidR="00A06475" w:rsidRPr="00134858" w:rsidRDefault="00A06475" w:rsidP="0021070E">
            <w:pPr>
              <w:pStyle w:val="Paragraph"/>
              <w:spacing w:line="360" w:lineRule="auto"/>
              <w:ind w:firstLine="0"/>
              <w:rPr>
                <w:sz w:val="28"/>
                <w:szCs w:val="28"/>
              </w:rPr>
            </w:pPr>
          </w:p>
        </w:tc>
        <w:tc>
          <w:tcPr>
            <w:tcW w:w="1781" w:type="dxa"/>
          </w:tcPr>
          <w:p w14:paraId="2C1407CF" w14:textId="77777777" w:rsidR="00A06475" w:rsidRDefault="00A06475" w:rsidP="0021070E">
            <w:pPr>
              <w:pStyle w:val="Paragraph"/>
              <w:spacing w:line="360" w:lineRule="auto"/>
              <w:ind w:firstLine="0"/>
              <w:rPr>
                <w:sz w:val="28"/>
                <w:szCs w:val="28"/>
              </w:rPr>
            </w:pPr>
            <w:r>
              <w:rPr>
                <w:sz w:val="28"/>
                <w:szCs w:val="28"/>
              </w:rPr>
              <w:t>Giá cao nhất</w:t>
            </w:r>
          </w:p>
        </w:tc>
        <w:tc>
          <w:tcPr>
            <w:tcW w:w="1784" w:type="dxa"/>
          </w:tcPr>
          <w:p w14:paraId="177C4B05" w14:textId="77777777" w:rsidR="00A06475" w:rsidRPr="00134858" w:rsidRDefault="00A06475" w:rsidP="0021070E">
            <w:pPr>
              <w:pStyle w:val="Paragraph"/>
              <w:spacing w:line="360" w:lineRule="auto"/>
              <w:ind w:firstLine="0"/>
              <w:rPr>
                <w:sz w:val="28"/>
                <w:szCs w:val="28"/>
              </w:rPr>
            </w:pPr>
          </w:p>
        </w:tc>
      </w:tr>
      <w:tr w:rsidR="00A06475" w:rsidRPr="00134858" w14:paraId="6784500F" w14:textId="77777777" w:rsidTr="0021070E">
        <w:tc>
          <w:tcPr>
            <w:tcW w:w="1927" w:type="dxa"/>
          </w:tcPr>
          <w:p w14:paraId="1A63F1FE" w14:textId="77777777" w:rsidR="00A06475" w:rsidRDefault="00A06475" w:rsidP="0021070E">
            <w:pPr>
              <w:pStyle w:val="Paragraph"/>
              <w:spacing w:line="360" w:lineRule="auto"/>
              <w:ind w:firstLine="0"/>
              <w:rPr>
                <w:sz w:val="28"/>
                <w:szCs w:val="28"/>
              </w:rPr>
            </w:pPr>
            <w:r>
              <w:rPr>
                <w:sz w:val="28"/>
                <w:szCs w:val="28"/>
              </w:rPr>
              <w:t>Product_typeID</w:t>
            </w:r>
          </w:p>
        </w:tc>
        <w:tc>
          <w:tcPr>
            <w:tcW w:w="1787" w:type="dxa"/>
          </w:tcPr>
          <w:p w14:paraId="074769DB"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59B49C19" w14:textId="77777777" w:rsidR="00A06475" w:rsidRPr="00134858" w:rsidRDefault="00A06475" w:rsidP="0021070E">
            <w:pPr>
              <w:pStyle w:val="Paragraph"/>
              <w:spacing w:line="360" w:lineRule="auto"/>
              <w:ind w:firstLine="0"/>
              <w:rPr>
                <w:sz w:val="28"/>
                <w:szCs w:val="28"/>
              </w:rPr>
            </w:pPr>
          </w:p>
        </w:tc>
        <w:tc>
          <w:tcPr>
            <w:tcW w:w="1781" w:type="dxa"/>
          </w:tcPr>
          <w:p w14:paraId="00D54500" w14:textId="77777777" w:rsidR="00A06475" w:rsidRDefault="00A06475" w:rsidP="0021070E">
            <w:pPr>
              <w:pStyle w:val="Paragraph"/>
              <w:spacing w:line="360" w:lineRule="auto"/>
              <w:ind w:firstLine="0"/>
              <w:rPr>
                <w:sz w:val="28"/>
                <w:szCs w:val="28"/>
              </w:rPr>
            </w:pPr>
            <w:r>
              <w:rPr>
                <w:sz w:val="28"/>
                <w:szCs w:val="28"/>
              </w:rPr>
              <w:t>Mã phân loại sản phẩm</w:t>
            </w:r>
          </w:p>
        </w:tc>
        <w:tc>
          <w:tcPr>
            <w:tcW w:w="1784" w:type="dxa"/>
          </w:tcPr>
          <w:p w14:paraId="10C4C348" w14:textId="77777777" w:rsidR="00A06475" w:rsidRPr="00134858" w:rsidRDefault="00A06475" w:rsidP="0021070E">
            <w:pPr>
              <w:pStyle w:val="Paragraph"/>
              <w:spacing w:line="360" w:lineRule="auto"/>
              <w:ind w:firstLine="0"/>
              <w:rPr>
                <w:sz w:val="28"/>
                <w:szCs w:val="28"/>
              </w:rPr>
            </w:pPr>
          </w:p>
        </w:tc>
      </w:tr>
      <w:tr w:rsidR="00A06475" w:rsidRPr="00134858" w14:paraId="75626C35" w14:textId="77777777" w:rsidTr="0021070E">
        <w:tc>
          <w:tcPr>
            <w:tcW w:w="1927" w:type="dxa"/>
          </w:tcPr>
          <w:p w14:paraId="5A004FEA" w14:textId="77777777" w:rsidR="00A06475" w:rsidRDefault="00A06475" w:rsidP="0021070E">
            <w:pPr>
              <w:pStyle w:val="Paragraph"/>
              <w:spacing w:line="360" w:lineRule="auto"/>
              <w:ind w:firstLine="0"/>
              <w:rPr>
                <w:sz w:val="28"/>
                <w:szCs w:val="28"/>
              </w:rPr>
            </w:pPr>
            <w:r>
              <w:rPr>
                <w:sz w:val="28"/>
                <w:szCs w:val="28"/>
              </w:rPr>
              <w:t>importID</w:t>
            </w:r>
          </w:p>
        </w:tc>
        <w:tc>
          <w:tcPr>
            <w:tcW w:w="1787" w:type="dxa"/>
          </w:tcPr>
          <w:p w14:paraId="59069AEC" w14:textId="77777777" w:rsidR="00A06475" w:rsidRDefault="00A06475" w:rsidP="0021070E">
            <w:pPr>
              <w:pStyle w:val="Paragraph"/>
              <w:spacing w:line="360" w:lineRule="auto"/>
              <w:ind w:firstLine="0"/>
              <w:rPr>
                <w:sz w:val="28"/>
                <w:szCs w:val="28"/>
              </w:rPr>
            </w:pPr>
            <w:r>
              <w:rPr>
                <w:sz w:val="28"/>
                <w:szCs w:val="28"/>
              </w:rPr>
              <w:t>Int</w:t>
            </w:r>
          </w:p>
        </w:tc>
        <w:tc>
          <w:tcPr>
            <w:tcW w:w="1783" w:type="dxa"/>
          </w:tcPr>
          <w:p w14:paraId="6D72448C" w14:textId="77777777" w:rsidR="00A06475" w:rsidRPr="00134858" w:rsidRDefault="00A06475" w:rsidP="0021070E">
            <w:pPr>
              <w:pStyle w:val="Paragraph"/>
              <w:spacing w:line="360" w:lineRule="auto"/>
              <w:ind w:firstLine="0"/>
              <w:rPr>
                <w:sz w:val="28"/>
                <w:szCs w:val="28"/>
              </w:rPr>
            </w:pPr>
            <w:r>
              <w:rPr>
                <w:sz w:val="28"/>
                <w:szCs w:val="28"/>
              </w:rPr>
              <w:t>11</w:t>
            </w:r>
          </w:p>
        </w:tc>
        <w:tc>
          <w:tcPr>
            <w:tcW w:w="1781" w:type="dxa"/>
          </w:tcPr>
          <w:p w14:paraId="53BC8F84" w14:textId="77777777" w:rsidR="00A06475" w:rsidRDefault="00A06475" w:rsidP="0021070E">
            <w:pPr>
              <w:pStyle w:val="Paragraph"/>
              <w:spacing w:line="360" w:lineRule="auto"/>
              <w:ind w:firstLine="0"/>
              <w:rPr>
                <w:sz w:val="28"/>
                <w:szCs w:val="28"/>
              </w:rPr>
            </w:pPr>
            <w:r>
              <w:rPr>
                <w:sz w:val="28"/>
                <w:szCs w:val="28"/>
              </w:rPr>
              <w:t>Mã nhập kho</w:t>
            </w:r>
          </w:p>
        </w:tc>
        <w:tc>
          <w:tcPr>
            <w:tcW w:w="1784" w:type="dxa"/>
          </w:tcPr>
          <w:p w14:paraId="03DAA116" w14:textId="77777777" w:rsidR="00A06475" w:rsidRPr="00134858" w:rsidRDefault="00A06475" w:rsidP="0021070E">
            <w:pPr>
              <w:pStyle w:val="Paragraph"/>
              <w:spacing w:line="360" w:lineRule="auto"/>
              <w:ind w:firstLine="0"/>
              <w:rPr>
                <w:sz w:val="28"/>
                <w:szCs w:val="28"/>
              </w:rPr>
            </w:pPr>
          </w:p>
        </w:tc>
      </w:tr>
      <w:tr w:rsidR="00A06475" w:rsidRPr="00134858" w14:paraId="23F785C4" w14:textId="77777777" w:rsidTr="0021070E">
        <w:tc>
          <w:tcPr>
            <w:tcW w:w="1927" w:type="dxa"/>
          </w:tcPr>
          <w:p w14:paraId="5BDE1554" w14:textId="77777777" w:rsidR="00A06475" w:rsidRDefault="00A06475" w:rsidP="0021070E">
            <w:pPr>
              <w:pStyle w:val="Paragraph"/>
              <w:spacing w:line="360" w:lineRule="auto"/>
              <w:ind w:firstLine="0"/>
              <w:rPr>
                <w:sz w:val="28"/>
                <w:szCs w:val="28"/>
              </w:rPr>
            </w:pPr>
            <w:r>
              <w:rPr>
                <w:sz w:val="28"/>
                <w:szCs w:val="28"/>
              </w:rPr>
              <w:lastRenderedPageBreak/>
              <w:t>productStatus</w:t>
            </w:r>
          </w:p>
        </w:tc>
        <w:tc>
          <w:tcPr>
            <w:tcW w:w="1787" w:type="dxa"/>
          </w:tcPr>
          <w:p w14:paraId="71E51CE4"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7D924DD0" w14:textId="77777777" w:rsidR="00A06475" w:rsidRDefault="00A06475" w:rsidP="0021070E">
            <w:pPr>
              <w:pStyle w:val="Paragraph"/>
              <w:spacing w:line="360" w:lineRule="auto"/>
              <w:ind w:firstLine="0"/>
              <w:rPr>
                <w:sz w:val="28"/>
                <w:szCs w:val="28"/>
              </w:rPr>
            </w:pPr>
          </w:p>
        </w:tc>
        <w:tc>
          <w:tcPr>
            <w:tcW w:w="1781" w:type="dxa"/>
          </w:tcPr>
          <w:p w14:paraId="70C00F7C" w14:textId="77777777" w:rsidR="00A06475" w:rsidRDefault="00A06475" w:rsidP="0021070E">
            <w:pPr>
              <w:pStyle w:val="Paragraph"/>
              <w:spacing w:line="360" w:lineRule="auto"/>
              <w:ind w:firstLine="0"/>
              <w:rPr>
                <w:sz w:val="28"/>
                <w:szCs w:val="28"/>
              </w:rPr>
            </w:pPr>
            <w:r>
              <w:rPr>
                <w:sz w:val="28"/>
                <w:szCs w:val="28"/>
              </w:rPr>
              <w:t>Trạng thái sản phẩm</w:t>
            </w:r>
          </w:p>
        </w:tc>
        <w:tc>
          <w:tcPr>
            <w:tcW w:w="1784" w:type="dxa"/>
          </w:tcPr>
          <w:p w14:paraId="131EE9AE" w14:textId="77777777" w:rsidR="00A06475" w:rsidRPr="00134858" w:rsidRDefault="00A06475" w:rsidP="0021070E">
            <w:pPr>
              <w:pStyle w:val="Paragraph"/>
              <w:spacing w:line="360" w:lineRule="auto"/>
              <w:ind w:firstLine="0"/>
              <w:rPr>
                <w:sz w:val="28"/>
                <w:szCs w:val="28"/>
              </w:rPr>
            </w:pPr>
          </w:p>
        </w:tc>
      </w:tr>
      <w:tr w:rsidR="00A06475" w:rsidRPr="00134858" w14:paraId="3920C22F" w14:textId="77777777" w:rsidTr="0021070E">
        <w:tc>
          <w:tcPr>
            <w:tcW w:w="1927" w:type="dxa"/>
          </w:tcPr>
          <w:p w14:paraId="69D3639A" w14:textId="77777777" w:rsidR="00A06475" w:rsidRDefault="00A06475" w:rsidP="0021070E">
            <w:pPr>
              <w:pStyle w:val="Paragraph"/>
              <w:spacing w:line="360" w:lineRule="auto"/>
              <w:ind w:firstLine="0"/>
              <w:rPr>
                <w:sz w:val="28"/>
                <w:szCs w:val="28"/>
              </w:rPr>
            </w:pPr>
            <w:r>
              <w:rPr>
                <w:sz w:val="28"/>
                <w:szCs w:val="28"/>
              </w:rPr>
              <w:t>productDes</w:t>
            </w:r>
          </w:p>
        </w:tc>
        <w:tc>
          <w:tcPr>
            <w:tcW w:w="1787" w:type="dxa"/>
          </w:tcPr>
          <w:p w14:paraId="6DA0FC02"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53F0DC99" w14:textId="77777777" w:rsidR="00A06475" w:rsidRDefault="00A06475" w:rsidP="0021070E">
            <w:pPr>
              <w:pStyle w:val="Paragraph"/>
              <w:spacing w:line="360" w:lineRule="auto"/>
              <w:ind w:firstLine="0"/>
              <w:rPr>
                <w:sz w:val="28"/>
                <w:szCs w:val="28"/>
              </w:rPr>
            </w:pPr>
          </w:p>
        </w:tc>
        <w:tc>
          <w:tcPr>
            <w:tcW w:w="1781" w:type="dxa"/>
          </w:tcPr>
          <w:p w14:paraId="5A4BCDCB" w14:textId="77777777" w:rsidR="00A06475" w:rsidRDefault="00A06475" w:rsidP="0021070E">
            <w:pPr>
              <w:pStyle w:val="Paragraph"/>
              <w:spacing w:line="360" w:lineRule="auto"/>
              <w:ind w:firstLine="0"/>
              <w:rPr>
                <w:sz w:val="28"/>
                <w:szCs w:val="28"/>
              </w:rPr>
            </w:pPr>
            <w:r>
              <w:rPr>
                <w:sz w:val="28"/>
                <w:szCs w:val="28"/>
              </w:rPr>
              <w:t>Mô tả sản phẩm</w:t>
            </w:r>
          </w:p>
        </w:tc>
        <w:tc>
          <w:tcPr>
            <w:tcW w:w="1784" w:type="dxa"/>
          </w:tcPr>
          <w:p w14:paraId="2922DA63" w14:textId="77777777" w:rsidR="00A06475" w:rsidRPr="00134858" w:rsidRDefault="00A06475" w:rsidP="0021070E">
            <w:pPr>
              <w:pStyle w:val="Paragraph"/>
              <w:spacing w:line="360" w:lineRule="auto"/>
              <w:ind w:firstLine="0"/>
              <w:rPr>
                <w:sz w:val="28"/>
                <w:szCs w:val="28"/>
              </w:rPr>
            </w:pPr>
          </w:p>
        </w:tc>
      </w:tr>
      <w:tr w:rsidR="00A06475" w:rsidRPr="00134858" w14:paraId="0B54940F" w14:textId="77777777" w:rsidTr="0021070E">
        <w:tc>
          <w:tcPr>
            <w:tcW w:w="1927" w:type="dxa"/>
          </w:tcPr>
          <w:p w14:paraId="38C66416" w14:textId="77777777" w:rsidR="00A06475" w:rsidRDefault="00A06475" w:rsidP="0021070E">
            <w:pPr>
              <w:pStyle w:val="Paragraph"/>
              <w:spacing w:line="360" w:lineRule="auto"/>
              <w:ind w:firstLine="0"/>
              <w:rPr>
                <w:sz w:val="28"/>
                <w:szCs w:val="28"/>
              </w:rPr>
            </w:pPr>
            <w:r>
              <w:rPr>
                <w:sz w:val="28"/>
                <w:szCs w:val="28"/>
              </w:rPr>
              <w:t>productImage</w:t>
            </w:r>
          </w:p>
        </w:tc>
        <w:tc>
          <w:tcPr>
            <w:tcW w:w="1787" w:type="dxa"/>
          </w:tcPr>
          <w:p w14:paraId="2DFA5FC2"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79385F0E" w14:textId="77777777" w:rsidR="00A06475" w:rsidRDefault="00A06475" w:rsidP="0021070E">
            <w:pPr>
              <w:pStyle w:val="Paragraph"/>
              <w:spacing w:line="360" w:lineRule="auto"/>
              <w:ind w:firstLine="0"/>
              <w:rPr>
                <w:sz w:val="28"/>
                <w:szCs w:val="28"/>
              </w:rPr>
            </w:pPr>
          </w:p>
        </w:tc>
        <w:tc>
          <w:tcPr>
            <w:tcW w:w="1781" w:type="dxa"/>
          </w:tcPr>
          <w:p w14:paraId="02A3842A" w14:textId="77777777" w:rsidR="00A06475" w:rsidRDefault="00A06475" w:rsidP="0021070E">
            <w:pPr>
              <w:pStyle w:val="Paragraph"/>
              <w:spacing w:line="360" w:lineRule="auto"/>
              <w:ind w:firstLine="0"/>
              <w:rPr>
                <w:sz w:val="28"/>
                <w:szCs w:val="28"/>
              </w:rPr>
            </w:pPr>
            <w:r>
              <w:rPr>
                <w:sz w:val="28"/>
                <w:szCs w:val="28"/>
              </w:rPr>
              <w:t>Hình ảnh sản phẩm</w:t>
            </w:r>
          </w:p>
        </w:tc>
        <w:tc>
          <w:tcPr>
            <w:tcW w:w="1784" w:type="dxa"/>
          </w:tcPr>
          <w:p w14:paraId="5611FE46" w14:textId="77777777" w:rsidR="00A06475" w:rsidRPr="00134858" w:rsidRDefault="00A06475" w:rsidP="0021070E">
            <w:pPr>
              <w:pStyle w:val="Paragraph"/>
              <w:spacing w:line="360" w:lineRule="auto"/>
              <w:ind w:firstLine="0"/>
              <w:rPr>
                <w:sz w:val="28"/>
                <w:szCs w:val="28"/>
              </w:rPr>
            </w:pPr>
          </w:p>
        </w:tc>
      </w:tr>
      <w:tr w:rsidR="00A06475" w:rsidRPr="00134858" w14:paraId="67615D69" w14:textId="77777777" w:rsidTr="0021070E">
        <w:tc>
          <w:tcPr>
            <w:tcW w:w="1927" w:type="dxa"/>
          </w:tcPr>
          <w:p w14:paraId="46C0B8A6" w14:textId="77777777" w:rsidR="00A06475" w:rsidRDefault="00A06475" w:rsidP="0021070E">
            <w:pPr>
              <w:pStyle w:val="Paragraph"/>
              <w:spacing w:line="360" w:lineRule="auto"/>
              <w:ind w:firstLine="0"/>
              <w:rPr>
                <w:sz w:val="28"/>
                <w:szCs w:val="28"/>
              </w:rPr>
            </w:pPr>
            <w:r>
              <w:rPr>
                <w:sz w:val="28"/>
                <w:szCs w:val="28"/>
              </w:rPr>
              <w:t>productCost</w:t>
            </w:r>
          </w:p>
        </w:tc>
        <w:tc>
          <w:tcPr>
            <w:tcW w:w="1787" w:type="dxa"/>
          </w:tcPr>
          <w:p w14:paraId="6A7890CB"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2E57A971"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740C2AE4" w14:textId="77777777" w:rsidR="00A06475" w:rsidRPr="00134858" w:rsidRDefault="00A06475" w:rsidP="0021070E">
            <w:pPr>
              <w:pStyle w:val="Paragraph"/>
              <w:spacing w:line="360" w:lineRule="auto"/>
              <w:ind w:firstLine="0"/>
              <w:rPr>
                <w:sz w:val="28"/>
                <w:szCs w:val="28"/>
              </w:rPr>
            </w:pPr>
            <w:r>
              <w:rPr>
                <w:sz w:val="28"/>
                <w:szCs w:val="28"/>
              </w:rPr>
              <w:t>Giá nhập</w:t>
            </w:r>
          </w:p>
        </w:tc>
        <w:tc>
          <w:tcPr>
            <w:tcW w:w="1784" w:type="dxa"/>
          </w:tcPr>
          <w:p w14:paraId="11D65AAD" w14:textId="77777777" w:rsidR="00A06475" w:rsidRPr="00134858" w:rsidRDefault="00A06475" w:rsidP="0021070E">
            <w:pPr>
              <w:pStyle w:val="Paragraph"/>
              <w:spacing w:line="360" w:lineRule="auto"/>
              <w:ind w:firstLine="0"/>
              <w:rPr>
                <w:sz w:val="28"/>
                <w:szCs w:val="28"/>
              </w:rPr>
            </w:pPr>
          </w:p>
        </w:tc>
      </w:tr>
      <w:tr w:rsidR="00A06475" w:rsidRPr="00134858" w14:paraId="68559935" w14:textId="77777777" w:rsidTr="0021070E">
        <w:tc>
          <w:tcPr>
            <w:tcW w:w="1927" w:type="dxa"/>
          </w:tcPr>
          <w:p w14:paraId="1D4978B0" w14:textId="77777777" w:rsidR="00A06475" w:rsidRDefault="00A06475" w:rsidP="0021070E">
            <w:pPr>
              <w:pStyle w:val="Paragraph"/>
              <w:spacing w:line="360" w:lineRule="auto"/>
              <w:ind w:firstLine="0"/>
              <w:rPr>
                <w:sz w:val="28"/>
                <w:szCs w:val="28"/>
              </w:rPr>
            </w:pPr>
            <w:r>
              <w:rPr>
                <w:sz w:val="28"/>
                <w:szCs w:val="28"/>
              </w:rPr>
              <w:t>productSell</w:t>
            </w:r>
          </w:p>
        </w:tc>
        <w:tc>
          <w:tcPr>
            <w:tcW w:w="1787" w:type="dxa"/>
          </w:tcPr>
          <w:p w14:paraId="26A7AEDD"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09EC0D3C"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3FC46C12" w14:textId="77777777" w:rsidR="00A06475" w:rsidRPr="00134858" w:rsidRDefault="00A06475" w:rsidP="0021070E">
            <w:pPr>
              <w:pStyle w:val="Paragraph"/>
              <w:spacing w:line="360" w:lineRule="auto"/>
              <w:ind w:firstLine="0"/>
              <w:rPr>
                <w:sz w:val="28"/>
                <w:szCs w:val="28"/>
              </w:rPr>
            </w:pPr>
            <w:r>
              <w:rPr>
                <w:sz w:val="28"/>
                <w:szCs w:val="28"/>
              </w:rPr>
              <w:t>Giá bán</w:t>
            </w:r>
          </w:p>
        </w:tc>
        <w:tc>
          <w:tcPr>
            <w:tcW w:w="1784" w:type="dxa"/>
          </w:tcPr>
          <w:p w14:paraId="6D72CDFF" w14:textId="77777777" w:rsidR="00A06475" w:rsidRPr="00134858" w:rsidRDefault="00A06475" w:rsidP="0021070E">
            <w:pPr>
              <w:pStyle w:val="Paragraph"/>
              <w:spacing w:line="360" w:lineRule="auto"/>
              <w:ind w:firstLine="0"/>
              <w:rPr>
                <w:sz w:val="28"/>
                <w:szCs w:val="28"/>
              </w:rPr>
            </w:pPr>
          </w:p>
        </w:tc>
      </w:tr>
      <w:tr w:rsidR="00A06475" w:rsidRPr="00134858" w14:paraId="3FAE7881" w14:textId="77777777" w:rsidTr="0021070E">
        <w:tc>
          <w:tcPr>
            <w:tcW w:w="1927" w:type="dxa"/>
          </w:tcPr>
          <w:p w14:paraId="36E383E9" w14:textId="77777777" w:rsidR="00A06475" w:rsidRDefault="00A06475" w:rsidP="0021070E">
            <w:pPr>
              <w:pStyle w:val="Paragraph"/>
              <w:spacing w:line="360" w:lineRule="auto"/>
              <w:ind w:firstLine="0"/>
              <w:rPr>
                <w:sz w:val="28"/>
                <w:szCs w:val="28"/>
              </w:rPr>
            </w:pPr>
            <w:r>
              <w:rPr>
                <w:sz w:val="28"/>
                <w:szCs w:val="28"/>
              </w:rPr>
              <w:t>productNote</w:t>
            </w:r>
          </w:p>
        </w:tc>
        <w:tc>
          <w:tcPr>
            <w:tcW w:w="1787" w:type="dxa"/>
          </w:tcPr>
          <w:p w14:paraId="51484C92"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5DAE6F74" w14:textId="77777777" w:rsidR="00A06475" w:rsidRPr="00134858" w:rsidRDefault="00A06475" w:rsidP="0021070E">
            <w:pPr>
              <w:pStyle w:val="Paragraph"/>
              <w:spacing w:line="360" w:lineRule="auto"/>
              <w:ind w:firstLine="0"/>
              <w:rPr>
                <w:sz w:val="28"/>
                <w:szCs w:val="28"/>
              </w:rPr>
            </w:pPr>
          </w:p>
        </w:tc>
        <w:tc>
          <w:tcPr>
            <w:tcW w:w="1781" w:type="dxa"/>
          </w:tcPr>
          <w:p w14:paraId="07F69CFF" w14:textId="77777777" w:rsidR="00A06475" w:rsidRDefault="00A06475" w:rsidP="0021070E">
            <w:pPr>
              <w:pStyle w:val="Paragraph"/>
              <w:spacing w:line="360" w:lineRule="auto"/>
              <w:ind w:firstLine="0"/>
              <w:rPr>
                <w:sz w:val="28"/>
                <w:szCs w:val="28"/>
              </w:rPr>
            </w:pPr>
            <w:r>
              <w:rPr>
                <w:sz w:val="28"/>
                <w:szCs w:val="28"/>
              </w:rPr>
              <w:t>Ghi chú</w:t>
            </w:r>
          </w:p>
        </w:tc>
        <w:tc>
          <w:tcPr>
            <w:tcW w:w="1784" w:type="dxa"/>
          </w:tcPr>
          <w:p w14:paraId="1AF18CAD" w14:textId="77777777" w:rsidR="00A06475" w:rsidRPr="00134858" w:rsidRDefault="00A06475" w:rsidP="0021070E">
            <w:pPr>
              <w:pStyle w:val="Paragraph"/>
              <w:spacing w:line="360" w:lineRule="auto"/>
              <w:ind w:firstLine="0"/>
              <w:rPr>
                <w:sz w:val="28"/>
                <w:szCs w:val="28"/>
              </w:rPr>
            </w:pPr>
          </w:p>
        </w:tc>
      </w:tr>
      <w:tr w:rsidR="00A06475" w:rsidRPr="00134858" w14:paraId="5EDD548C" w14:textId="77777777" w:rsidTr="0021070E">
        <w:tc>
          <w:tcPr>
            <w:tcW w:w="1927" w:type="dxa"/>
          </w:tcPr>
          <w:p w14:paraId="2351B46C" w14:textId="77777777" w:rsidR="00A06475" w:rsidRDefault="00A06475" w:rsidP="0021070E">
            <w:pPr>
              <w:pStyle w:val="Paragraph"/>
              <w:spacing w:line="360" w:lineRule="auto"/>
              <w:ind w:firstLine="0"/>
              <w:rPr>
                <w:sz w:val="28"/>
                <w:szCs w:val="28"/>
              </w:rPr>
            </w:pPr>
            <w:r>
              <w:rPr>
                <w:sz w:val="28"/>
                <w:szCs w:val="28"/>
              </w:rPr>
              <w:t>Created</w:t>
            </w:r>
          </w:p>
        </w:tc>
        <w:tc>
          <w:tcPr>
            <w:tcW w:w="1787" w:type="dxa"/>
          </w:tcPr>
          <w:p w14:paraId="1083589F" w14:textId="77777777" w:rsidR="00A06475" w:rsidRPr="00134858" w:rsidRDefault="00A06475" w:rsidP="0021070E">
            <w:pPr>
              <w:pStyle w:val="Paragraph"/>
              <w:spacing w:line="360" w:lineRule="auto"/>
              <w:ind w:firstLine="0"/>
              <w:rPr>
                <w:sz w:val="28"/>
                <w:szCs w:val="28"/>
              </w:rPr>
            </w:pPr>
            <w:r>
              <w:rPr>
                <w:sz w:val="28"/>
                <w:szCs w:val="28"/>
              </w:rPr>
              <w:t>timestamp</w:t>
            </w:r>
          </w:p>
        </w:tc>
        <w:tc>
          <w:tcPr>
            <w:tcW w:w="1783" w:type="dxa"/>
          </w:tcPr>
          <w:p w14:paraId="19EB86E2" w14:textId="77777777" w:rsidR="00A06475" w:rsidRPr="00134858" w:rsidRDefault="00A06475" w:rsidP="0021070E">
            <w:pPr>
              <w:pStyle w:val="Paragraph"/>
              <w:spacing w:line="360" w:lineRule="auto"/>
              <w:ind w:firstLine="0"/>
              <w:rPr>
                <w:sz w:val="28"/>
                <w:szCs w:val="28"/>
              </w:rPr>
            </w:pPr>
          </w:p>
        </w:tc>
        <w:tc>
          <w:tcPr>
            <w:tcW w:w="1781" w:type="dxa"/>
          </w:tcPr>
          <w:p w14:paraId="7BA24BA3" w14:textId="77777777" w:rsidR="00A06475" w:rsidRDefault="00A06475" w:rsidP="0021070E">
            <w:pPr>
              <w:pStyle w:val="Paragraph"/>
              <w:spacing w:line="360" w:lineRule="auto"/>
              <w:ind w:firstLine="0"/>
              <w:rPr>
                <w:sz w:val="28"/>
                <w:szCs w:val="28"/>
              </w:rPr>
            </w:pPr>
            <w:r>
              <w:rPr>
                <w:sz w:val="28"/>
                <w:szCs w:val="28"/>
              </w:rPr>
              <w:t>Ngày tạo</w:t>
            </w:r>
          </w:p>
        </w:tc>
        <w:tc>
          <w:tcPr>
            <w:tcW w:w="1784" w:type="dxa"/>
          </w:tcPr>
          <w:p w14:paraId="1C3CAD9E" w14:textId="77777777" w:rsidR="00A06475" w:rsidRPr="00134858" w:rsidRDefault="00A06475" w:rsidP="0021070E">
            <w:pPr>
              <w:pStyle w:val="Paragraph"/>
              <w:spacing w:line="360" w:lineRule="auto"/>
              <w:ind w:firstLine="0"/>
              <w:rPr>
                <w:sz w:val="28"/>
                <w:szCs w:val="28"/>
              </w:rPr>
            </w:pPr>
          </w:p>
        </w:tc>
      </w:tr>
      <w:tr w:rsidR="00A06475" w:rsidRPr="00134858" w14:paraId="6BFB3662" w14:textId="77777777" w:rsidTr="0021070E">
        <w:tc>
          <w:tcPr>
            <w:tcW w:w="1927" w:type="dxa"/>
          </w:tcPr>
          <w:p w14:paraId="6C016A01" w14:textId="77777777" w:rsidR="00A06475" w:rsidRDefault="00A06475" w:rsidP="0021070E">
            <w:pPr>
              <w:pStyle w:val="Paragraph"/>
              <w:spacing w:line="360" w:lineRule="auto"/>
              <w:ind w:firstLine="0"/>
              <w:rPr>
                <w:sz w:val="28"/>
                <w:szCs w:val="28"/>
              </w:rPr>
            </w:pPr>
            <w:r>
              <w:rPr>
                <w:sz w:val="28"/>
                <w:szCs w:val="28"/>
              </w:rPr>
              <w:t>Updated</w:t>
            </w:r>
          </w:p>
        </w:tc>
        <w:tc>
          <w:tcPr>
            <w:tcW w:w="1787" w:type="dxa"/>
          </w:tcPr>
          <w:p w14:paraId="0D4C9ED4" w14:textId="77777777" w:rsidR="00A06475" w:rsidRPr="00134858" w:rsidRDefault="00A06475" w:rsidP="0021070E">
            <w:pPr>
              <w:pStyle w:val="Paragraph"/>
              <w:spacing w:line="360" w:lineRule="auto"/>
              <w:ind w:firstLine="0"/>
              <w:rPr>
                <w:sz w:val="28"/>
                <w:szCs w:val="28"/>
              </w:rPr>
            </w:pPr>
            <w:r>
              <w:rPr>
                <w:sz w:val="28"/>
                <w:szCs w:val="28"/>
              </w:rPr>
              <w:t>timestamp</w:t>
            </w:r>
          </w:p>
        </w:tc>
        <w:tc>
          <w:tcPr>
            <w:tcW w:w="1783" w:type="dxa"/>
          </w:tcPr>
          <w:p w14:paraId="4F75E53C" w14:textId="77777777" w:rsidR="00A06475" w:rsidRPr="00134858" w:rsidRDefault="00A06475" w:rsidP="0021070E">
            <w:pPr>
              <w:pStyle w:val="Paragraph"/>
              <w:spacing w:line="360" w:lineRule="auto"/>
              <w:ind w:firstLine="0"/>
              <w:rPr>
                <w:sz w:val="28"/>
                <w:szCs w:val="28"/>
              </w:rPr>
            </w:pPr>
          </w:p>
        </w:tc>
        <w:tc>
          <w:tcPr>
            <w:tcW w:w="1781" w:type="dxa"/>
          </w:tcPr>
          <w:p w14:paraId="78E80DCE" w14:textId="77777777" w:rsidR="00A06475" w:rsidRDefault="00A06475" w:rsidP="0021070E">
            <w:pPr>
              <w:pStyle w:val="Paragraph"/>
              <w:spacing w:line="360" w:lineRule="auto"/>
              <w:ind w:firstLine="0"/>
              <w:rPr>
                <w:sz w:val="28"/>
                <w:szCs w:val="28"/>
              </w:rPr>
            </w:pPr>
            <w:r>
              <w:rPr>
                <w:sz w:val="28"/>
                <w:szCs w:val="28"/>
              </w:rPr>
              <w:t>Ngày sửa</w:t>
            </w:r>
          </w:p>
        </w:tc>
        <w:tc>
          <w:tcPr>
            <w:tcW w:w="1784" w:type="dxa"/>
          </w:tcPr>
          <w:p w14:paraId="79667DF6" w14:textId="77777777" w:rsidR="00A06475" w:rsidRPr="00134858" w:rsidRDefault="00A06475" w:rsidP="00D4070E">
            <w:pPr>
              <w:pStyle w:val="Paragraph"/>
              <w:keepNext/>
              <w:spacing w:line="360" w:lineRule="auto"/>
              <w:ind w:firstLine="0"/>
              <w:rPr>
                <w:sz w:val="28"/>
                <w:szCs w:val="28"/>
              </w:rPr>
            </w:pPr>
          </w:p>
        </w:tc>
      </w:tr>
    </w:tbl>
    <w:p w14:paraId="1213CADE" w14:textId="696D17A5" w:rsidR="00D4070E" w:rsidRDefault="00D4070E" w:rsidP="00D4070E">
      <w:pPr>
        <w:pStyle w:val="Caption"/>
        <w:jc w:val="center"/>
      </w:pPr>
      <w:bookmarkStart w:id="84" w:name="_Toc27492847"/>
      <w:r>
        <w:t>Hình 2.</w:t>
      </w:r>
      <w:r w:rsidR="009108F5">
        <w:fldChar w:fldCharType="begin"/>
      </w:r>
      <w:r w:rsidR="009108F5">
        <w:instrText xml:space="preserve"> SEQ Table \* ARABIC </w:instrText>
      </w:r>
      <w:r w:rsidR="009108F5">
        <w:fldChar w:fldCharType="separate"/>
      </w:r>
      <w:r w:rsidR="00234450">
        <w:rPr>
          <w:noProof/>
        </w:rPr>
        <w:t>26</w:t>
      </w:r>
      <w:r w:rsidR="009108F5">
        <w:rPr>
          <w:noProof/>
        </w:rPr>
        <w:fldChar w:fldCharType="end"/>
      </w:r>
      <w:r>
        <w:t>. Mô tả chi tiết bảng product_variation</w:t>
      </w:r>
      <w:bookmarkEnd w:id="84"/>
    </w:p>
    <w:p w14:paraId="5F123B2A" w14:textId="5AF36642" w:rsidR="000E28D2" w:rsidRPr="001149B7" w:rsidRDefault="000E28D2" w:rsidP="000E28D2">
      <w:pPr>
        <w:pStyle w:val="Paragraph"/>
        <w:spacing w:line="360" w:lineRule="auto"/>
        <w:ind w:firstLine="0"/>
        <w:rPr>
          <w:b/>
          <w:bCs/>
          <w:sz w:val="26"/>
          <w:szCs w:val="26"/>
        </w:rPr>
      </w:pPr>
    </w:p>
    <w:tbl>
      <w:tblPr>
        <w:tblStyle w:val="TableGrid"/>
        <w:tblW w:w="0" w:type="auto"/>
        <w:tblLook w:val="04A0" w:firstRow="1" w:lastRow="0" w:firstColumn="1" w:lastColumn="0" w:noHBand="0" w:noVBand="1"/>
      </w:tblPr>
      <w:tblGrid>
        <w:gridCol w:w="2146"/>
        <w:gridCol w:w="1722"/>
        <w:gridCol w:w="1729"/>
        <w:gridCol w:w="1737"/>
        <w:gridCol w:w="1728"/>
      </w:tblGrid>
      <w:tr w:rsidR="000E28D2" w:rsidRPr="00134858" w14:paraId="194A59CC" w14:textId="77777777" w:rsidTr="00427F8C">
        <w:tc>
          <w:tcPr>
            <w:tcW w:w="2146" w:type="dxa"/>
          </w:tcPr>
          <w:p w14:paraId="5974A9E6" w14:textId="77777777" w:rsidR="000E28D2" w:rsidRPr="00134858" w:rsidRDefault="000E28D2" w:rsidP="000E28D2">
            <w:pPr>
              <w:pStyle w:val="Paragraph"/>
              <w:spacing w:line="360" w:lineRule="auto"/>
              <w:ind w:firstLine="0"/>
              <w:rPr>
                <w:sz w:val="28"/>
                <w:szCs w:val="28"/>
              </w:rPr>
            </w:pPr>
            <w:r w:rsidRPr="00134858">
              <w:rPr>
                <w:sz w:val="28"/>
                <w:szCs w:val="28"/>
              </w:rPr>
              <w:t>Trường</w:t>
            </w:r>
          </w:p>
        </w:tc>
        <w:tc>
          <w:tcPr>
            <w:tcW w:w="1722" w:type="dxa"/>
          </w:tcPr>
          <w:p w14:paraId="6BA6CF1E" w14:textId="77777777" w:rsidR="000E28D2" w:rsidRPr="00134858" w:rsidRDefault="000E28D2" w:rsidP="000E28D2">
            <w:pPr>
              <w:pStyle w:val="Paragraph"/>
              <w:spacing w:line="360" w:lineRule="auto"/>
              <w:ind w:firstLine="0"/>
              <w:jc w:val="left"/>
              <w:rPr>
                <w:sz w:val="28"/>
                <w:szCs w:val="28"/>
              </w:rPr>
            </w:pPr>
            <w:r w:rsidRPr="00134858">
              <w:rPr>
                <w:sz w:val="28"/>
                <w:szCs w:val="28"/>
              </w:rPr>
              <w:t>Kiểu dữ liệu</w:t>
            </w:r>
          </w:p>
        </w:tc>
        <w:tc>
          <w:tcPr>
            <w:tcW w:w="1729" w:type="dxa"/>
          </w:tcPr>
          <w:p w14:paraId="7964A7AF" w14:textId="77777777" w:rsidR="000E28D2" w:rsidRPr="00134858" w:rsidRDefault="000E28D2" w:rsidP="000E28D2">
            <w:pPr>
              <w:pStyle w:val="Paragraph"/>
              <w:spacing w:line="360" w:lineRule="auto"/>
              <w:ind w:firstLine="0"/>
              <w:rPr>
                <w:sz w:val="28"/>
                <w:szCs w:val="28"/>
              </w:rPr>
            </w:pPr>
            <w:r w:rsidRPr="00134858">
              <w:rPr>
                <w:sz w:val="28"/>
                <w:szCs w:val="28"/>
              </w:rPr>
              <w:t>Kích thước</w:t>
            </w:r>
          </w:p>
        </w:tc>
        <w:tc>
          <w:tcPr>
            <w:tcW w:w="1737" w:type="dxa"/>
          </w:tcPr>
          <w:p w14:paraId="2581D318" w14:textId="77777777" w:rsidR="000E28D2" w:rsidRPr="00134858" w:rsidRDefault="000E28D2" w:rsidP="000E28D2">
            <w:pPr>
              <w:pStyle w:val="Paragraph"/>
              <w:spacing w:line="360" w:lineRule="auto"/>
              <w:ind w:firstLine="0"/>
              <w:rPr>
                <w:sz w:val="28"/>
                <w:szCs w:val="28"/>
              </w:rPr>
            </w:pPr>
            <w:r w:rsidRPr="00134858">
              <w:rPr>
                <w:sz w:val="28"/>
                <w:szCs w:val="28"/>
              </w:rPr>
              <w:t>Diễn giải</w:t>
            </w:r>
          </w:p>
        </w:tc>
        <w:tc>
          <w:tcPr>
            <w:tcW w:w="1728" w:type="dxa"/>
          </w:tcPr>
          <w:p w14:paraId="008C1691" w14:textId="77777777" w:rsidR="000E28D2" w:rsidRPr="00134858" w:rsidRDefault="000E28D2" w:rsidP="000E28D2">
            <w:pPr>
              <w:pStyle w:val="Paragraph"/>
              <w:spacing w:line="360" w:lineRule="auto"/>
              <w:ind w:firstLine="0"/>
              <w:rPr>
                <w:sz w:val="28"/>
                <w:szCs w:val="28"/>
              </w:rPr>
            </w:pPr>
            <w:r w:rsidRPr="00134858">
              <w:rPr>
                <w:sz w:val="28"/>
                <w:szCs w:val="28"/>
              </w:rPr>
              <w:t>Ràng buộc</w:t>
            </w:r>
          </w:p>
        </w:tc>
      </w:tr>
      <w:tr w:rsidR="000E28D2" w:rsidRPr="00134858" w14:paraId="4D295D40" w14:textId="77777777" w:rsidTr="00427F8C">
        <w:tc>
          <w:tcPr>
            <w:tcW w:w="2146" w:type="dxa"/>
          </w:tcPr>
          <w:p w14:paraId="5463A586" w14:textId="18ED755C" w:rsidR="000E28D2" w:rsidRPr="00134858" w:rsidRDefault="00427F8C" w:rsidP="000E28D2">
            <w:pPr>
              <w:pStyle w:val="Paragraph"/>
              <w:spacing w:line="360" w:lineRule="auto"/>
              <w:ind w:firstLine="0"/>
              <w:rPr>
                <w:sz w:val="28"/>
                <w:szCs w:val="28"/>
              </w:rPr>
            </w:pPr>
            <w:r>
              <w:rPr>
                <w:sz w:val="28"/>
                <w:szCs w:val="28"/>
              </w:rPr>
              <w:t>Report_nam_id</w:t>
            </w:r>
          </w:p>
        </w:tc>
        <w:tc>
          <w:tcPr>
            <w:tcW w:w="1722" w:type="dxa"/>
          </w:tcPr>
          <w:p w14:paraId="0DD1F6CA"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29" w:type="dxa"/>
          </w:tcPr>
          <w:p w14:paraId="4AF54ACB"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37" w:type="dxa"/>
          </w:tcPr>
          <w:p w14:paraId="3F433C6A" w14:textId="5C22AC7F" w:rsidR="000E28D2" w:rsidRPr="00134858" w:rsidRDefault="000E28D2" w:rsidP="000E28D2">
            <w:pPr>
              <w:pStyle w:val="Paragraph"/>
              <w:spacing w:line="360" w:lineRule="auto"/>
              <w:ind w:firstLine="0"/>
              <w:rPr>
                <w:sz w:val="28"/>
                <w:szCs w:val="28"/>
              </w:rPr>
            </w:pPr>
            <w:r w:rsidRPr="00134858">
              <w:rPr>
                <w:sz w:val="28"/>
                <w:szCs w:val="28"/>
              </w:rPr>
              <w:t xml:space="preserve">Mã </w:t>
            </w:r>
            <w:r w:rsidR="00427F8C">
              <w:rPr>
                <w:sz w:val="28"/>
                <w:szCs w:val="28"/>
              </w:rPr>
              <w:t>báo cáo theo năm</w:t>
            </w:r>
          </w:p>
        </w:tc>
        <w:tc>
          <w:tcPr>
            <w:tcW w:w="1728" w:type="dxa"/>
          </w:tcPr>
          <w:p w14:paraId="11719337" w14:textId="77777777" w:rsidR="000E28D2" w:rsidRPr="00134858" w:rsidRDefault="000E28D2" w:rsidP="000E28D2">
            <w:pPr>
              <w:pStyle w:val="Paragraph"/>
              <w:spacing w:line="360" w:lineRule="auto"/>
              <w:ind w:firstLine="0"/>
              <w:rPr>
                <w:sz w:val="28"/>
                <w:szCs w:val="28"/>
              </w:rPr>
            </w:pPr>
            <w:r w:rsidRPr="00134858">
              <w:rPr>
                <w:sz w:val="28"/>
                <w:szCs w:val="28"/>
              </w:rPr>
              <w:t>Khóa chính</w:t>
            </w:r>
          </w:p>
        </w:tc>
      </w:tr>
      <w:tr w:rsidR="000E28D2" w:rsidRPr="00134858" w14:paraId="42B4C58F" w14:textId="77777777" w:rsidTr="00427F8C">
        <w:tc>
          <w:tcPr>
            <w:tcW w:w="2146" w:type="dxa"/>
          </w:tcPr>
          <w:p w14:paraId="46EB49E6" w14:textId="4C7ACB5E" w:rsidR="000E28D2" w:rsidRPr="00134858" w:rsidRDefault="00427F8C" w:rsidP="000E28D2">
            <w:pPr>
              <w:pStyle w:val="Paragraph"/>
              <w:spacing w:line="360" w:lineRule="auto"/>
              <w:ind w:firstLine="0"/>
              <w:rPr>
                <w:sz w:val="28"/>
                <w:szCs w:val="28"/>
              </w:rPr>
            </w:pPr>
            <w:r>
              <w:rPr>
                <w:sz w:val="28"/>
                <w:szCs w:val="28"/>
              </w:rPr>
              <w:t>Doanhthu</w:t>
            </w:r>
          </w:p>
        </w:tc>
        <w:tc>
          <w:tcPr>
            <w:tcW w:w="1722" w:type="dxa"/>
          </w:tcPr>
          <w:p w14:paraId="4B7EDABD" w14:textId="02AB1D8A" w:rsidR="000E28D2" w:rsidRPr="00134858" w:rsidRDefault="00427F8C" w:rsidP="000E28D2">
            <w:pPr>
              <w:pStyle w:val="Paragraph"/>
              <w:spacing w:line="360" w:lineRule="auto"/>
              <w:ind w:firstLine="0"/>
              <w:rPr>
                <w:sz w:val="28"/>
                <w:szCs w:val="28"/>
              </w:rPr>
            </w:pPr>
            <w:r>
              <w:rPr>
                <w:sz w:val="28"/>
                <w:szCs w:val="28"/>
              </w:rPr>
              <w:t>Int</w:t>
            </w:r>
          </w:p>
        </w:tc>
        <w:tc>
          <w:tcPr>
            <w:tcW w:w="1729" w:type="dxa"/>
          </w:tcPr>
          <w:p w14:paraId="5C9A6ADC" w14:textId="07E1E88F" w:rsidR="000E28D2" w:rsidRPr="00134858" w:rsidRDefault="00427F8C" w:rsidP="000E28D2">
            <w:pPr>
              <w:pStyle w:val="Paragraph"/>
              <w:spacing w:line="360" w:lineRule="auto"/>
              <w:ind w:firstLine="0"/>
              <w:rPr>
                <w:sz w:val="28"/>
                <w:szCs w:val="28"/>
              </w:rPr>
            </w:pPr>
            <w:r>
              <w:rPr>
                <w:sz w:val="28"/>
                <w:szCs w:val="28"/>
              </w:rPr>
              <w:t>11</w:t>
            </w:r>
          </w:p>
        </w:tc>
        <w:tc>
          <w:tcPr>
            <w:tcW w:w="1737" w:type="dxa"/>
          </w:tcPr>
          <w:p w14:paraId="2B0270D6" w14:textId="7C601813" w:rsidR="000E28D2" w:rsidRPr="00134858" w:rsidRDefault="00427F8C" w:rsidP="000E28D2">
            <w:pPr>
              <w:pStyle w:val="Paragraph"/>
              <w:spacing w:line="360" w:lineRule="auto"/>
              <w:ind w:firstLine="0"/>
              <w:rPr>
                <w:sz w:val="28"/>
                <w:szCs w:val="28"/>
              </w:rPr>
            </w:pPr>
            <w:r>
              <w:rPr>
                <w:sz w:val="28"/>
                <w:szCs w:val="28"/>
              </w:rPr>
              <w:t>Doanh thu</w:t>
            </w:r>
          </w:p>
        </w:tc>
        <w:tc>
          <w:tcPr>
            <w:tcW w:w="1728" w:type="dxa"/>
          </w:tcPr>
          <w:p w14:paraId="17AF7F56" w14:textId="77777777" w:rsidR="000E28D2" w:rsidRPr="00134858" w:rsidRDefault="000E28D2" w:rsidP="000E28D2">
            <w:pPr>
              <w:pStyle w:val="Paragraph"/>
              <w:spacing w:line="360" w:lineRule="auto"/>
              <w:ind w:firstLine="0"/>
              <w:rPr>
                <w:sz w:val="28"/>
                <w:szCs w:val="28"/>
              </w:rPr>
            </w:pPr>
          </w:p>
        </w:tc>
      </w:tr>
      <w:tr w:rsidR="000E28D2" w:rsidRPr="00134858" w14:paraId="19C5439F" w14:textId="77777777" w:rsidTr="00427F8C">
        <w:tc>
          <w:tcPr>
            <w:tcW w:w="2146" w:type="dxa"/>
          </w:tcPr>
          <w:p w14:paraId="2C0BC515" w14:textId="0AF9CC7F" w:rsidR="000E28D2" w:rsidRPr="00134858" w:rsidRDefault="00427F8C" w:rsidP="000E28D2">
            <w:pPr>
              <w:pStyle w:val="Paragraph"/>
              <w:spacing w:line="360" w:lineRule="auto"/>
              <w:ind w:firstLine="0"/>
              <w:rPr>
                <w:sz w:val="28"/>
                <w:szCs w:val="28"/>
              </w:rPr>
            </w:pPr>
            <w:r>
              <w:rPr>
                <w:sz w:val="28"/>
                <w:szCs w:val="28"/>
              </w:rPr>
              <w:t>loinhuan</w:t>
            </w:r>
          </w:p>
        </w:tc>
        <w:tc>
          <w:tcPr>
            <w:tcW w:w="1722" w:type="dxa"/>
          </w:tcPr>
          <w:p w14:paraId="5A949111" w14:textId="2E164C26" w:rsidR="000E28D2"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108E1C3C"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1737" w:type="dxa"/>
          </w:tcPr>
          <w:p w14:paraId="36DDE238" w14:textId="551DCBFE" w:rsidR="000E28D2" w:rsidRPr="00134858" w:rsidRDefault="00427F8C" w:rsidP="000E28D2">
            <w:pPr>
              <w:pStyle w:val="Paragraph"/>
              <w:spacing w:line="360" w:lineRule="auto"/>
              <w:ind w:firstLine="0"/>
              <w:rPr>
                <w:sz w:val="28"/>
                <w:szCs w:val="28"/>
              </w:rPr>
            </w:pPr>
            <w:r>
              <w:rPr>
                <w:sz w:val="28"/>
                <w:szCs w:val="28"/>
              </w:rPr>
              <w:t>Lợi nhuận</w:t>
            </w:r>
          </w:p>
        </w:tc>
        <w:tc>
          <w:tcPr>
            <w:tcW w:w="1728" w:type="dxa"/>
          </w:tcPr>
          <w:p w14:paraId="793C4F90" w14:textId="77777777" w:rsidR="000E28D2" w:rsidRPr="00134858" w:rsidRDefault="000E28D2" w:rsidP="000E28D2">
            <w:pPr>
              <w:pStyle w:val="Paragraph"/>
              <w:spacing w:line="360" w:lineRule="auto"/>
              <w:ind w:firstLine="0"/>
              <w:rPr>
                <w:sz w:val="28"/>
                <w:szCs w:val="28"/>
              </w:rPr>
            </w:pPr>
          </w:p>
        </w:tc>
      </w:tr>
      <w:tr w:rsidR="000E28D2" w:rsidRPr="00134858" w14:paraId="19F57F03" w14:textId="77777777" w:rsidTr="00427F8C">
        <w:tc>
          <w:tcPr>
            <w:tcW w:w="2146" w:type="dxa"/>
          </w:tcPr>
          <w:p w14:paraId="3FBFEB6D" w14:textId="75273FDE" w:rsidR="000E28D2" w:rsidRPr="00134858" w:rsidRDefault="00427F8C" w:rsidP="000E28D2">
            <w:pPr>
              <w:pStyle w:val="Paragraph"/>
              <w:spacing w:line="360" w:lineRule="auto"/>
              <w:ind w:firstLine="0"/>
              <w:rPr>
                <w:sz w:val="28"/>
                <w:szCs w:val="28"/>
              </w:rPr>
            </w:pPr>
            <w:r>
              <w:rPr>
                <w:sz w:val="28"/>
                <w:szCs w:val="28"/>
              </w:rPr>
              <w:t>tongvon</w:t>
            </w:r>
          </w:p>
        </w:tc>
        <w:tc>
          <w:tcPr>
            <w:tcW w:w="1722" w:type="dxa"/>
          </w:tcPr>
          <w:p w14:paraId="40B78512"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29" w:type="dxa"/>
          </w:tcPr>
          <w:p w14:paraId="5B78E086"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37" w:type="dxa"/>
          </w:tcPr>
          <w:p w14:paraId="474A5E7A" w14:textId="1DB5A7E8" w:rsidR="000E28D2" w:rsidRPr="00134858" w:rsidRDefault="00427F8C" w:rsidP="000E28D2">
            <w:pPr>
              <w:pStyle w:val="Paragraph"/>
              <w:spacing w:line="360" w:lineRule="auto"/>
              <w:ind w:firstLine="0"/>
              <w:rPr>
                <w:sz w:val="28"/>
                <w:szCs w:val="28"/>
              </w:rPr>
            </w:pPr>
            <w:r>
              <w:rPr>
                <w:sz w:val="28"/>
                <w:szCs w:val="28"/>
              </w:rPr>
              <w:t>Tổng vốn</w:t>
            </w:r>
          </w:p>
        </w:tc>
        <w:tc>
          <w:tcPr>
            <w:tcW w:w="1728" w:type="dxa"/>
          </w:tcPr>
          <w:p w14:paraId="0B175A72" w14:textId="77777777" w:rsidR="000E28D2" w:rsidRPr="00134858" w:rsidRDefault="000E28D2" w:rsidP="000E28D2">
            <w:pPr>
              <w:pStyle w:val="Paragraph"/>
              <w:spacing w:line="360" w:lineRule="auto"/>
              <w:ind w:firstLine="0"/>
              <w:rPr>
                <w:sz w:val="28"/>
                <w:szCs w:val="28"/>
              </w:rPr>
            </w:pPr>
          </w:p>
        </w:tc>
      </w:tr>
      <w:tr w:rsidR="000E28D2" w:rsidRPr="00134858" w14:paraId="228E9102" w14:textId="77777777" w:rsidTr="00427F8C">
        <w:tc>
          <w:tcPr>
            <w:tcW w:w="2146" w:type="dxa"/>
          </w:tcPr>
          <w:p w14:paraId="7A166762" w14:textId="25F86BEC" w:rsidR="000E28D2" w:rsidRPr="00134858" w:rsidRDefault="00427F8C" w:rsidP="000E28D2">
            <w:pPr>
              <w:pStyle w:val="Paragraph"/>
              <w:spacing w:line="360" w:lineRule="auto"/>
              <w:ind w:firstLine="0"/>
              <w:rPr>
                <w:sz w:val="28"/>
                <w:szCs w:val="28"/>
              </w:rPr>
            </w:pPr>
            <w:r>
              <w:rPr>
                <w:sz w:val="28"/>
                <w:szCs w:val="28"/>
              </w:rPr>
              <w:t>tongsodonhang</w:t>
            </w:r>
          </w:p>
        </w:tc>
        <w:tc>
          <w:tcPr>
            <w:tcW w:w="1722" w:type="dxa"/>
          </w:tcPr>
          <w:p w14:paraId="48891DE0" w14:textId="5D2A7446" w:rsidR="000E28D2"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4F4BFD34" w14:textId="4529A747" w:rsidR="000E28D2" w:rsidRPr="00134858" w:rsidRDefault="00427F8C" w:rsidP="000E28D2">
            <w:pPr>
              <w:pStyle w:val="Paragraph"/>
              <w:spacing w:line="360" w:lineRule="auto"/>
              <w:ind w:firstLine="0"/>
              <w:rPr>
                <w:sz w:val="28"/>
                <w:szCs w:val="28"/>
              </w:rPr>
            </w:pPr>
            <w:r>
              <w:rPr>
                <w:sz w:val="28"/>
                <w:szCs w:val="28"/>
              </w:rPr>
              <w:t>11</w:t>
            </w:r>
          </w:p>
        </w:tc>
        <w:tc>
          <w:tcPr>
            <w:tcW w:w="1737" w:type="dxa"/>
          </w:tcPr>
          <w:p w14:paraId="313DA422" w14:textId="4B2E391A" w:rsidR="000E28D2" w:rsidRPr="00134858" w:rsidRDefault="00427F8C" w:rsidP="000E28D2">
            <w:pPr>
              <w:pStyle w:val="Paragraph"/>
              <w:spacing w:line="360" w:lineRule="auto"/>
              <w:ind w:firstLine="0"/>
              <w:rPr>
                <w:sz w:val="28"/>
                <w:szCs w:val="28"/>
              </w:rPr>
            </w:pPr>
            <w:r>
              <w:rPr>
                <w:sz w:val="28"/>
                <w:szCs w:val="28"/>
              </w:rPr>
              <w:t>Tổng số đơn hàng</w:t>
            </w:r>
          </w:p>
        </w:tc>
        <w:tc>
          <w:tcPr>
            <w:tcW w:w="1728" w:type="dxa"/>
          </w:tcPr>
          <w:p w14:paraId="24CE89F0" w14:textId="77777777" w:rsidR="000E28D2" w:rsidRPr="00134858" w:rsidRDefault="000E28D2" w:rsidP="000E28D2">
            <w:pPr>
              <w:pStyle w:val="Paragraph"/>
              <w:spacing w:line="360" w:lineRule="auto"/>
              <w:ind w:firstLine="0"/>
              <w:rPr>
                <w:sz w:val="28"/>
                <w:szCs w:val="28"/>
              </w:rPr>
            </w:pPr>
          </w:p>
        </w:tc>
      </w:tr>
      <w:tr w:rsidR="000E28D2" w:rsidRPr="00134858" w14:paraId="23207E79" w14:textId="77777777" w:rsidTr="00427F8C">
        <w:tc>
          <w:tcPr>
            <w:tcW w:w="2146" w:type="dxa"/>
          </w:tcPr>
          <w:p w14:paraId="525DC4E1" w14:textId="5D727A4E" w:rsidR="000E28D2" w:rsidRPr="00134858" w:rsidRDefault="00427F8C" w:rsidP="000E28D2">
            <w:pPr>
              <w:pStyle w:val="Paragraph"/>
              <w:spacing w:line="360" w:lineRule="auto"/>
              <w:ind w:firstLine="0"/>
              <w:rPr>
                <w:sz w:val="28"/>
                <w:szCs w:val="28"/>
              </w:rPr>
            </w:pPr>
            <w:r>
              <w:rPr>
                <w:sz w:val="28"/>
                <w:szCs w:val="28"/>
              </w:rPr>
              <w:t>tosongbombhang</w:t>
            </w:r>
          </w:p>
        </w:tc>
        <w:tc>
          <w:tcPr>
            <w:tcW w:w="1722" w:type="dxa"/>
          </w:tcPr>
          <w:p w14:paraId="7256CCB1" w14:textId="57283430" w:rsidR="000E28D2"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06F7A428" w14:textId="52869E96" w:rsidR="000E28D2" w:rsidRPr="00134858" w:rsidRDefault="00427F8C" w:rsidP="000E28D2">
            <w:pPr>
              <w:pStyle w:val="Paragraph"/>
              <w:spacing w:line="360" w:lineRule="auto"/>
              <w:ind w:firstLine="0"/>
              <w:rPr>
                <w:sz w:val="28"/>
                <w:szCs w:val="28"/>
              </w:rPr>
            </w:pPr>
            <w:r>
              <w:rPr>
                <w:sz w:val="28"/>
                <w:szCs w:val="28"/>
              </w:rPr>
              <w:t>11</w:t>
            </w:r>
          </w:p>
        </w:tc>
        <w:tc>
          <w:tcPr>
            <w:tcW w:w="1737" w:type="dxa"/>
          </w:tcPr>
          <w:p w14:paraId="65613DC3" w14:textId="76B0F160" w:rsidR="000E28D2" w:rsidRPr="00134858" w:rsidRDefault="00427F8C" w:rsidP="000E28D2">
            <w:pPr>
              <w:pStyle w:val="Paragraph"/>
              <w:spacing w:line="360" w:lineRule="auto"/>
              <w:ind w:firstLine="0"/>
              <w:rPr>
                <w:sz w:val="28"/>
                <w:szCs w:val="28"/>
              </w:rPr>
            </w:pPr>
            <w:r>
              <w:rPr>
                <w:sz w:val="28"/>
                <w:szCs w:val="28"/>
              </w:rPr>
              <w:t>Tổng số đơn bị từ chối nhận hàng</w:t>
            </w:r>
          </w:p>
        </w:tc>
        <w:tc>
          <w:tcPr>
            <w:tcW w:w="1728" w:type="dxa"/>
          </w:tcPr>
          <w:p w14:paraId="5E8B5A9F" w14:textId="77777777" w:rsidR="000E28D2" w:rsidRPr="00134858" w:rsidRDefault="000E28D2" w:rsidP="000E28D2">
            <w:pPr>
              <w:pStyle w:val="Paragraph"/>
              <w:spacing w:line="360" w:lineRule="auto"/>
              <w:ind w:firstLine="0"/>
              <w:rPr>
                <w:sz w:val="28"/>
                <w:szCs w:val="28"/>
              </w:rPr>
            </w:pPr>
          </w:p>
        </w:tc>
      </w:tr>
      <w:tr w:rsidR="00427F8C" w:rsidRPr="00134858" w14:paraId="671B79D3" w14:textId="77777777" w:rsidTr="00427F8C">
        <w:tc>
          <w:tcPr>
            <w:tcW w:w="2146" w:type="dxa"/>
          </w:tcPr>
          <w:p w14:paraId="2F9B83B5" w14:textId="386D6ECC" w:rsidR="00427F8C" w:rsidRDefault="00427F8C" w:rsidP="000E28D2">
            <w:pPr>
              <w:pStyle w:val="Paragraph"/>
              <w:spacing w:line="360" w:lineRule="auto"/>
              <w:ind w:firstLine="0"/>
              <w:rPr>
                <w:sz w:val="28"/>
                <w:szCs w:val="28"/>
              </w:rPr>
            </w:pPr>
            <w:r>
              <w:rPr>
                <w:sz w:val="28"/>
                <w:szCs w:val="28"/>
              </w:rPr>
              <w:lastRenderedPageBreak/>
              <w:t>tongsokhieunai</w:t>
            </w:r>
          </w:p>
        </w:tc>
        <w:tc>
          <w:tcPr>
            <w:tcW w:w="1722" w:type="dxa"/>
          </w:tcPr>
          <w:p w14:paraId="7C18808E" w14:textId="1FF0EC94" w:rsidR="00427F8C"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5308C491" w14:textId="13C7FCB8" w:rsidR="00427F8C" w:rsidRPr="00134858" w:rsidRDefault="00427F8C" w:rsidP="000E28D2">
            <w:pPr>
              <w:pStyle w:val="Paragraph"/>
              <w:spacing w:line="360" w:lineRule="auto"/>
              <w:ind w:firstLine="0"/>
              <w:rPr>
                <w:sz w:val="28"/>
                <w:szCs w:val="28"/>
              </w:rPr>
            </w:pPr>
            <w:r>
              <w:rPr>
                <w:sz w:val="28"/>
                <w:szCs w:val="28"/>
              </w:rPr>
              <w:t>11</w:t>
            </w:r>
          </w:p>
        </w:tc>
        <w:tc>
          <w:tcPr>
            <w:tcW w:w="1737" w:type="dxa"/>
          </w:tcPr>
          <w:p w14:paraId="1269C79E" w14:textId="13AFA2DE" w:rsidR="00427F8C" w:rsidRPr="00134858" w:rsidRDefault="00427F8C" w:rsidP="000E28D2">
            <w:pPr>
              <w:pStyle w:val="Paragraph"/>
              <w:spacing w:line="360" w:lineRule="auto"/>
              <w:ind w:firstLine="0"/>
              <w:rPr>
                <w:sz w:val="28"/>
                <w:szCs w:val="28"/>
              </w:rPr>
            </w:pPr>
            <w:r>
              <w:rPr>
                <w:sz w:val="28"/>
                <w:szCs w:val="28"/>
              </w:rPr>
              <w:t>Tổng số khiếu nại</w:t>
            </w:r>
          </w:p>
        </w:tc>
        <w:tc>
          <w:tcPr>
            <w:tcW w:w="1728" w:type="dxa"/>
          </w:tcPr>
          <w:p w14:paraId="7F1BC32C" w14:textId="77777777" w:rsidR="00427F8C" w:rsidRPr="00134858" w:rsidRDefault="00427F8C" w:rsidP="00D4070E">
            <w:pPr>
              <w:pStyle w:val="Paragraph"/>
              <w:keepNext/>
              <w:spacing w:line="360" w:lineRule="auto"/>
              <w:ind w:firstLine="0"/>
              <w:rPr>
                <w:sz w:val="28"/>
                <w:szCs w:val="28"/>
              </w:rPr>
            </w:pPr>
          </w:p>
        </w:tc>
      </w:tr>
    </w:tbl>
    <w:p w14:paraId="75434053" w14:textId="1DCB734C" w:rsidR="00D4070E" w:rsidRDefault="00D4070E" w:rsidP="00D4070E">
      <w:pPr>
        <w:pStyle w:val="Caption"/>
        <w:jc w:val="center"/>
      </w:pPr>
      <w:bookmarkStart w:id="85" w:name="_Toc27492848"/>
      <w:r>
        <w:t>Hình 2.</w:t>
      </w:r>
      <w:r w:rsidR="009108F5">
        <w:fldChar w:fldCharType="begin"/>
      </w:r>
      <w:r w:rsidR="009108F5">
        <w:instrText xml:space="preserve"> SEQ Table \* ARABIC </w:instrText>
      </w:r>
      <w:r w:rsidR="009108F5">
        <w:fldChar w:fldCharType="separate"/>
      </w:r>
      <w:r w:rsidR="00234450">
        <w:rPr>
          <w:noProof/>
        </w:rPr>
        <w:t>27</w:t>
      </w:r>
      <w:r w:rsidR="009108F5">
        <w:rPr>
          <w:noProof/>
        </w:rPr>
        <w:fldChar w:fldCharType="end"/>
      </w:r>
      <w:r>
        <w:t>. Mô tả chi tiết bảng report_nam</w:t>
      </w:r>
      <w:bookmarkEnd w:id="85"/>
    </w:p>
    <w:p w14:paraId="01A2DC63" w14:textId="18C77D3B" w:rsidR="00427F8C" w:rsidRPr="001149B7" w:rsidRDefault="00427F8C" w:rsidP="00427F8C">
      <w:pPr>
        <w:pStyle w:val="Paragraph"/>
        <w:spacing w:line="360" w:lineRule="auto"/>
        <w:ind w:firstLine="0"/>
        <w:rPr>
          <w:b/>
          <w:bCs/>
          <w:sz w:val="26"/>
          <w:szCs w:val="26"/>
        </w:rPr>
      </w:pPr>
    </w:p>
    <w:tbl>
      <w:tblPr>
        <w:tblStyle w:val="TableGrid"/>
        <w:tblW w:w="0" w:type="auto"/>
        <w:tblLook w:val="04A0" w:firstRow="1" w:lastRow="0" w:firstColumn="1" w:lastColumn="0" w:noHBand="0" w:noVBand="1"/>
      </w:tblPr>
      <w:tblGrid>
        <w:gridCol w:w="3078"/>
        <w:gridCol w:w="1465"/>
        <w:gridCol w:w="1497"/>
        <w:gridCol w:w="1531"/>
        <w:gridCol w:w="1491"/>
      </w:tblGrid>
      <w:tr w:rsidR="00427F8C" w:rsidRPr="00134858" w14:paraId="5B90F07C" w14:textId="77777777" w:rsidTr="00427F8C">
        <w:tc>
          <w:tcPr>
            <w:tcW w:w="3078" w:type="dxa"/>
          </w:tcPr>
          <w:p w14:paraId="5FED8194" w14:textId="77777777" w:rsidR="00427F8C" w:rsidRPr="00134858" w:rsidRDefault="00427F8C" w:rsidP="0021070E">
            <w:pPr>
              <w:pStyle w:val="Paragraph"/>
              <w:spacing w:line="360" w:lineRule="auto"/>
              <w:ind w:firstLine="0"/>
              <w:rPr>
                <w:sz w:val="28"/>
                <w:szCs w:val="28"/>
              </w:rPr>
            </w:pPr>
            <w:r w:rsidRPr="00134858">
              <w:rPr>
                <w:sz w:val="28"/>
                <w:szCs w:val="28"/>
              </w:rPr>
              <w:t>Trường</w:t>
            </w:r>
          </w:p>
        </w:tc>
        <w:tc>
          <w:tcPr>
            <w:tcW w:w="1465" w:type="dxa"/>
          </w:tcPr>
          <w:p w14:paraId="3590ECC6" w14:textId="77777777" w:rsidR="00427F8C" w:rsidRPr="00134858" w:rsidRDefault="00427F8C" w:rsidP="0021070E">
            <w:pPr>
              <w:pStyle w:val="Paragraph"/>
              <w:spacing w:line="360" w:lineRule="auto"/>
              <w:ind w:firstLine="0"/>
              <w:jc w:val="left"/>
              <w:rPr>
                <w:sz w:val="28"/>
                <w:szCs w:val="28"/>
              </w:rPr>
            </w:pPr>
            <w:r w:rsidRPr="00134858">
              <w:rPr>
                <w:sz w:val="28"/>
                <w:szCs w:val="28"/>
              </w:rPr>
              <w:t>Kiểu dữ liệu</w:t>
            </w:r>
          </w:p>
        </w:tc>
        <w:tc>
          <w:tcPr>
            <w:tcW w:w="1497" w:type="dxa"/>
          </w:tcPr>
          <w:p w14:paraId="13D83D5A" w14:textId="77777777" w:rsidR="00427F8C" w:rsidRPr="00134858" w:rsidRDefault="00427F8C" w:rsidP="0021070E">
            <w:pPr>
              <w:pStyle w:val="Paragraph"/>
              <w:spacing w:line="360" w:lineRule="auto"/>
              <w:ind w:firstLine="0"/>
              <w:rPr>
                <w:sz w:val="28"/>
                <w:szCs w:val="28"/>
              </w:rPr>
            </w:pPr>
            <w:r w:rsidRPr="00134858">
              <w:rPr>
                <w:sz w:val="28"/>
                <w:szCs w:val="28"/>
              </w:rPr>
              <w:t>Kích thước</w:t>
            </w:r>
          </w:p>
        </w:tc>
        <w:tc>
          <w:tcPr>
            <w:tcW w:w="1531" w:type="dxa"/>
          </w:tcPr>
          <w:p w14:paraId="69B65BDE" w14:textId="77777777" w:rsidR="00427F8C" w:rsidRPr="00134858" w:rsidRDefault="00427F8C" w:rsidP="0021070E">
            <w:pPr>
              <w:pStyle w:val="Paragraph"/>
              <w:spacing w:line="360" w:lineRule="auto"/>
              <w:ind w:firstLine="0"/>
              <w:rPr>
                <w:sz w:val="28"/>
                <w:szCs w:val="28"/>
              </w:rPr>
            </w:pPr>
            <w:r w:rsidRPr="00134858">
              <w:rPr>
                <w:sz w:val="28"/>
                <w:szCs w:val="28"/>
              </w:rPr>
              <w:t>Diễn giải</w:t>
            </w:r>
          </w:p>
        </w:tc>
        <w:tc>
          <w:tcPr>
            <w:tcW w:w="1491" w:type="dxa"/>
          </w:tcPr>
          <w:p w14:paraId="13EF3A01" w14:textId="77777777" w:rsidR="00427F8C" w:rsidRPr="00134858" w:rsidRDefault="00427F8C" w:rsidP="0021070E">
            <w:pPr>
              <w:pStyle w:val="Paragraph"/>
              <w:spacing w:line="360" w:lineRule="auto"/>
              <w:ind w:firstLine="0"/>
              <w:rPr>
                <w:sz w:val="28"/>
                <w:szCs w:val="28"/>
              </w:rPr>
            </w:pPr>
            <w:r w:rsidRPr="00134858">
              <w:rPr>
                <w:sz w:val="28"/>
                <w:szCs w:val="28"/>
              </w:rPr>
              <w:t>Ràng buộc</w:t>
            </w:r>
          </w:p>
        </w:tc>
      </w:tr>
      <w:tr w:rsidR="00427F8C" w:rsidRPr="00134858" w14:paraId="065249D2" w14:textId="77777777" w:rsidTr="00427F8C">
        <w:tc>
          <w:tcPr>
            <w:tcW w:w="3078" w:type="dxa"/>
          </w:tcPr>
          <w:p w14:paraId="6266A0C2" w14:textId="484CBB82" w:rsidR="00427F8C" w:rsidRPr="00134858" w:rsidRDefault="00427F8C" w:rsidP="0021070E">
            <w:pPr>
              <w:pStyle w:val="Paragraph"/>
              <w:spacing w:line="360" w:lineRule="auto"/>
              <w:ind w:firstLine="0"/>
              <w:rPr>
                <w:sz w:val="28"/>
                <w:szCs w:val="28"/>
              </w:rPr>
            </w:pPr>
            <w:r>
              <w:rPr>
                <w:sz w:val="28"/>
                <w:szCs w:val="28"/>
              </w:rPr>
              <w:t>stt</w:t>
            </w:r>
          </w:p>
        </w:tc>
        <w:tc>
          <w:tcPr>
            <w:tcW w:w="1465" w:type="dxa"/>
          </w:tcPr>
          <w:p w14:paraId="163218E8"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1AF23B60"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59DC831A" w14:textId="284F7EDC" w:rsidR="00427F8C" w:rsidRPr="00134858" w:rsidRDefault="00427F8C" w:rsidP="0021070E">
            <w:pPr>
              <w:pStyle w:val="Paragraph"/>
              <w:spacing w:line="360" w:lineRule="auto"/>
              <w:ind w:firstLine="0"/>
              <w:rPr>
                <w:sz w:val="28"/>
                <w:szCs w:val="28"/>
              </w:rPr>
            </w:pPr>
            <w:r>
              <w:rPr>
                <w:sz w:val="28"/>
                <w:szCs w:val="28"/>
              </w:rPr>
              <w:t>Số thứ tự báo cáo</w:t>
            </w:r>
          </w:p>
        </w:tc>
        <w:tc>
          <w:tcPr>
            <w:tcW w:w="1491" w:type="dxa"/>
          </w:tcPr>
          <w:p w14:paraId="7B9E633E" w14:textId="1DD241B5" w:rsidR="00427F8C" w:rsidRPr="00134858" w:rsidRDefault="00427F8C" w:rsidP="0021070E">
            <w:pPr>
              <w:pStyle w:val="Paragraph"/>
              <w:spacing w:line="360" w:lineRule="auto"/>
              <w:ind w:firstLine="0"/>
              <w:rPr>
                <w:sz w:val="28"/>
                <w:szCs w:val="28"/>
              </w:rPr>
            </w:pPr>
          </w:p>
        </w:tc>
      </w:tr>
      <w:tr w:rsidR="00427F8C" w:rsidRPr="00134858" w14:paraId="6A488902" w14:textId="77777777" w:rsidTr="00427F8C">
        <w:tc>
          <w:tcPr>
            <w:tcW w:w="3078" w:type="dxa"/>
          </w:tcPr>
          <w:p w14:paraId="635D052C" w14:textId="0DE1E4FB" w:rsidR="00427F8C" w:rsidRDefault="00427F8C" w:rsidP="0021070E">
            <w:pPr>
              <w:pStyle w:val="Paragraph"/>
              <w:spacing w:line="360" w:lineRule="auto"/>
              <w:ind w:firstLine="0"/>
              <w:rPr>
                <w:sz w:val="28"/>
                <w:szCs w:val="28"/>
              </w:rPr>
            </w:pPr>
            <w:r>
              <w:rPr>
                <w:sz w:val="28"/>
                <w:szCs w:val="28"/>
              </w:rPr>
              <w:t>Report_thang_id</w:t>
            </w:r>
          </w:p>
        </w:tc>
        <w:tc>
          <w:tcPr>
            <w:tcW w:w="1465" w:type="dxa"/>
          </w:tcPr>
          <w:p w14:paraId="029C606D" w14:textId="3804AD38" w:rsidR="00427F8C" w:rsidRDefault="00427F8C" w:rsidP="0021070E">
            <w:pPr>
              <w:pStyle w:val="Paragraph"/>
              <w:spacing w:line="360" w:lineRule="auto"/>
              <w:ind w:firstLine="0"/>
              <w:rPr>
                <w:sz w:val="28"/>
                <w:szCs w:val="28"/>
              </w:rPr>
            </w:pPr>
            <w:r>
              <w:rPr>
                <w:sz w:val="28"/>
                <w:szCs w:val="28"/>
              </w:rPr>
              <w:t>Int</w:t>
            </w:r>
          </w:p>
        </w:tc>
        <w:tc>
          <w:tcPr>
            <w:tcW w:w="1497" w:type="dxa"/>
          </w:tcPr>
          <w:p w14:paraId="442BD73E" w14:textId="1B2ABA56" w:rsidR="00427F8C" w:rsidRDefault="00427F8C" w:rsidP="0021070E">
            <w:pPr>
              <w:pStyle w:val="Paragraph"/>
              <w:spacing w:line="360" w:lineRule="auto"/>
              <w:ind w:firstLine="0"/>
              <w:rPr>
                <w:sz w:val="28"/>
                <w:szCs w:val="28"/>
              </w:rPr>
            </w:pPr>
            <w:r>
              <w:rPr>
                <w:sz w:val="28"/>
                <w:szCs w:val="28"/>
              </w:rPr>
              <w:t>11</w:t>
            </w:r>
          </w:p>
        </w:tc>
        <w:tc>
          <w:tcPr>
            <w:tcW w:w="1531" w:type="dxa"/>
          </w:tcPr>
          <w:p w14:paraId="60ED2E5B" w14:textId="7948978A" w:rsidR="00427F8C" w:rsidRDefault="00427F8C" w:rsidP="0021070E">
            <w:pPr>
              <w:pStyle w:val="Paragraph"/>
              <w:spacing w:line="360" w:lineRule="auto"/>
              <w:ind w:firstLine="0"/>
              <w:rPr>
                <w:sz w:val="28"/>
                <w:szCs w:val="28"/>
              </w:rPr>
            </w:pPr>
            <w:r>
              <w:rPr>
                <w:sz w:val="28"/>
                <w:szCs w:val="28"/>
              </w:rPr>
              <w:t>Mã báo cáo theo tháng</w:t>
            </w:r>
          </w:p>
        </w:tc>
        <w:tc>
          <w:tcPr>
            <w:tcW w:w="1491" w:type="dxa"/>
          </w:tcPr>
          <w:p w14:paraId="061838D2" w14:textId="262F7FD1" w:rsidR="00427F8C" w:rsidRPr="00134858" w:rsidRDefault="00427F8C" w:rsidP="0021070E">
            <w:pPr>
              <w:pStyle w:val="Paragraph"/>
              <w:spacing w:line="360" w:lineRule="auto"/>
              <w:ind w:firstLine="0"/>
              <w:rPr>
                <w:sz w:val="28"/>
                <w:szCs w:val="28"/>
              </w:rPr>
            </w:pPr>
            <w:r w:rsidRPr="00134858">
              <w:rPr>
                <w:sz w:val="28"/>
                <w:szCs w:val="28"/>
              </w:rPr>
              <w:t>Khóa chính</w:t>
            </w:r>
          </w:p>
        </w:tc>
      </w:tr>
      <w:tr w:rsidR="00427F8C" w:rsidRPr="00134858" w14:paraId="361D8BAC" w14:textId="77777777" w:rsidTr="00427F8C">
        <w:tc>
          <w:tcPr>
            <w:tcW w:w="3078" w:type="dxa"/>
          </w:tcPr>
          <w:p w14:paraId="7642A38E" w14:textId="305133BD" w:rsidR="00427F8C" w:rsidRDefault="00427F8C" w:rsidP="0021070E">
            <w:pPr>
              <w:pStyle w:val="Paragraph"/>
              <w:spacing w:line="360" w:lineRule="auto"/>
              <w:ind w:firstLine="0"/>
              <w:rPr>
                <w:sz w:val="28"/>
                <w:szCs w:val="28"/>
              </w:rPr>
            </w:pPr>
            <w:r>
              <w:rPr>
                <w:sz w:val="28"/>
                <w:szCs w:val="28"/>
              </w:rPr>
              <w:t>Report_nam_id</w:t>
            </w:r>
          </w:p>
        </w:tc>
        <w:tc>
          <w:tcPr>
            <w:tcW w:w="1465" w:type="dxa"/>
          </w:tcPr>
          <w:p w14:paraId="75896C81" w14:textId="35363EDB" w:rsidR="00427F8C" w:rsidRDefault="00427F8C" w:rsidP="0021070E">
            <w:pPr>
              <w:pStyle w:val="Paragraph"/>
              <w:spacing w:line="360" w:lineRule="auto"/>
              <w:ind w:firstLine="0"/>
              <w:rPr>
                <w:sz w:val="28"/>
                <w:szCs w:val="28"/>
              </w:rPr>
            </w:pPr>
            <w:r>
              <w:rPr>
                <w:sz w:val="28"/>
                <w:szCs w:val="28"/>
              </w:rPr>
              <w:t>Int</w:t>
            </w:r>
          </w:p>
        </w:tc>
        <w:tc>
          <w:tcPr>
            <w:tcW w:w="1497" w:type="dxa"/>
          </w:tcPr>
          <w:p w14:paraId="34147CB0" w14:textId="56E7EDEF" w:rsidR="00427F8C" w:rsidRDefault="00427F8C" w:rsidP="0021070E">
            <w:pPr>
              <w:pStyle w:val="Paragraph"/>
              <w:spacing w:line="360" w:lineRule="auto"/>
              <w:ind w:firstLine="0"/>
              <w:rPr>
                <w:sz w:val="28"/>
                <w:szCs w:val="28"/>
              </w:rPr>
            </w:pPr>
            <w:r>
              <w:rPr>
                <w:sz w:val="28"/>
                <w:szCs w:val="28"/>
              </w:rPr>
              <w:t>11</w:t>
            </w:r>
          </w:p>
        </w:tc>
        <w:tc>
          <w:tcPr>
            <w:tcW w:w="1531" w:type="dxa"/>
          </w:tcPr>
          <w:p w14:paraId="11002E1A" w14:textId="64BA3A02" w:rsidR="00427F8C" w:rsidRDefault="00427F8C" w:rsidP="0021070E">
            <w:pPr>
              <w:pStyle w:val="Paragraph"/>
              <w:spacing w:line="360" w:lineRule="auto"/>
              <w:ind w:firstLine="0"/>
              <w:rPr>
                <w:sz w:val="28"/>
                <w:szCs w:val="28"/>
              </w:rPr>
            </w:pPr>
            <w:r>
              <w:rPr>
                <w:sz w:val="28"/>
                <w:szCs w:val="28"/>
              </w:rPr>
              <w:t>Mã báo cáo theo năm</w:t>
            </w:r>
          </w:p>
        </w:tc>
        <w:tc>
          <w:tcPr>
            <w:tcW w:w="1491" w:type="dxa"/>
          </w:tcPr>
          <w:p w14:paraId="4EF55DD5" w14:textId="3E42B4CC" w:rsidR="00427F8C" w:rsidRPr="00134858" w:rsidRDefault="00427F8C" w:rsidP="0021070E">
            <w:pPr>
              <w:pStyle w:val="Paragraph"/>
              <w:spacing w:line="360" w:lineRule="auto"/>
              <w:ind w:firstLine="0"/>
              <w:rPr>
                <w:sz w:val="28"/>
                <w:szCs w:val="28"/>
              </w:rPr>
            </w:pPr>
            <w:r>
              <w:rPr>
                <w:sz w:val="28"/>
                <w:szCs w:val="28"/>
              </w:rPr>
              <w:t>Khóa ngoại</w:t>
            </w:r>
          </w:p>
        </w:tc>
      </w:tr>
      <w:tr w:rsidR="00427F8C" w:rsidRPr="00134858" w14:paraId="320BE700" w14:textId="77777777" w:rsidTr="00427F8C">
        <w:tc>
          <w:tcPr>
            <w:tcW w:w="3078" w:type="dxa"/>
          </w:tcPr>
          <w:p w14:paraId="1DE6C05A" w14:textId="77777777" w:rsidR="00427F8C" w:rsidRPr="00134858" w:rsidRDefault="00427F8C" w:rsidP="0021070E">
            <w:pPr>
              <w:pStyle w:val="Paragraph"/>
              <w:spacing w:line="360" w:lineRule="auto"/>
              <w:ind w:firstLine="0"/>
              <w:rPr>
                <w:sz w:val="28"/>
                <w:szCs w:val="28"/>
              </w:rPr>
            </w:pPr>
            <w:r>
              <w:rPr>
                <w:sz w:val="28"/>
                <w:szCs w:val="28"/>
              </w:rPr>
              <w:t>Doanhthu</w:t>
            </w:r>
          </w:p>
        </w:tc>
        <w:tc>
          <w:tcPr>
            <w:tcW w:w="1465" w:type="dxa"/>
          </w:tcPr>
          <w:p w14:paraId="386E05FA" w14:textId="77777777" w:rsidR="00427F8C" w:rsidRPr="00134858" w:rsidRDefault="00427F8C" w:rsidP="0021070E">
            <w:pPr>
              <w:pStyle w:val="Paragraph"/>
              <w:spacing w:line="360" w:lineRule="auto"/>
              <w:ind w:firstLine="0"/>
              <w:rPr>
                <w:sz w:val="28"/>
                <w:szCs w:val="28"/>
              </w:rPr>
            </w:pPr>
            <w:r>
              <w:rPr>
                <w:sz w:val="28"/>
                <w:szCs w:val="28"/>
              </w:rPr>
              <w:t>Int</w:t>
            </w:r>
          </w:p>
        </w:tc>
        <w:tc>
          <w:tcPr>
            <w:tcW w:w="1497" w:type="dxa"/>
          </w:tcPr>
          <w:p w14:paraId="6FE81405"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3554F99B" w14:textId="77777777" w:rsidR="00427F8C" w:rsidRPr="00134858" w:rsidRDefault="00427F8C" w:rsidP="0021070E">
            <w:pPr>
              <w:pStyle w:val="Paragraph"/>
              <w:spacing w:line="360" w:lineRule="auto"/>
              <w:ind w:firstLine="0"/>
              <w:rPr>
                <w:sz w:val="28"/>
                <w:szCs w:val="28"/>
              </w:rPr>
            </w:pPr>
            <w:r>
              <w:rPr>
                <w:sz w:val="28"/>
                <w:szCs w:val="28"/>
              </w:rPr>
              <w:t>Doanh thu</w:t>
            </w:r>
          </w:p>
        </w:tc>
        <w:tc>
          <w:tcPr>
            <w:tcW w:w="1491" w:type="dxa"/>
          </w:tcPr>
          <w:p w14:paraId="17F87778" w14:textId="77777777" w:rsidR="00427F8C" w:rsidRPr="00134858" w:rsidRDefault="00427F8C" w:rsidP="0021070E">
            <w:pPr>
              <w:pStyle w:val="Paragraph"/>
              <w:spacing w:line="360" w:lineRule="auto"/>
              <w:ind w:firstLine="0"/>
              <w:rPr>
                <w:sz w:val="28"/>
                <w:szCs w:val="28"/>
              </w:rPr>
            </w:pPr>
          </w:p>
        </w:tc>
      </w:tr>
      <w:tr w:rsidR="00427F8C" w:rsidRPr="00134858" w14:paraId="7A32BDAB" w14:textId="77777777" w:rsidTr="00427F8C">
        <w:tc>
          <w:tcPr>
            <w:tcW w:w="3078" w:type="dxa"/>
          </w:tcPr>
          <w:p w14:paraId="0DA9AB84" w14:textId="77777777" w:rsidR="00427F8C" w:rsidRPr="00134858" w:rsidRDefault="00427F8C" w:rsidP="0021070E">
            <w:pPr>
              <w:pStyle w:val="Paragraph"/>
              <w:spacing w:line="360" w:lineRule="auto"/>
              <w:ind w:firstLine="0"/>
              <w:rPr>
                <w:sz w:val="28"/>
                <w:szCs w:val="28"/>
              </w:rPr>
            </w:pPr>
            <w:r>
              <w:rPr>
                <w:sz w:val="28"/>
                <w:szCs w:val="28"/>
              </w:rPr>
              <w:t>loinhuan</w:t>
            </w:r>
          </w:p>
        </w:tc>
        <w:tc>
          <w:tcPr>
            <w:tcW w:w="1465" w:type="dxa"/>
          </w:tcPr>
          <w:p w14:paraId="4125A97D"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5CE405A3" w14:textId="77777777" w:rsidR="00427F8C" w:rsidRPr="00134858" w:rsidRDefault="00427F8C" w:rsidP="0021070E">
            <w:pPr>
              <w:pStyle w:val="Paragraph"/>
              <w:spacing w:line="360" w:lineRule="auto"/>
              <w:ind w:firstLine="0"/>
              <w:rPr>
                <w:sz w:val="28"/>
                <w:szCs w:val="28"/>
              </w:rPr>
            </w:pPr>
            <w:r w:rsidRPr="00134858">
              <w:rPr>
                <w:sz w:val="28"/>
                <w:szCs w:val="28"/>
              </w:rPr>
              <w:t>50</w:t>
            </w:r>
          </w:p>
        </w:tc>
        <w:tc>
          <w:tcPr>
            <w:tcW w:w="1531" w:type="dxa"/>
          </w:tcPr>
          <w:p w14:paraId="32B92744" w14:textId="77777777" w:rsidR="00427F8C" w:rsidRPr="00134858" w:rsidRDefault="00427F8C" w:rsidP="0021070E">
            <w:pPr>
              <w:pStyle w:val="Paragraph"/>
              <w:spacing w:line="360" w:lineRule="auto"/>
              <w:ind w:firstLine="0"/>
              <w:rPr>
                <w:sz w:val="28"/>
                <w:szCs w:val="28"/>
              </w:rPr>
            </w:pPr>
            <w:r>
              <w:rPr>
                <w:sz w:val="28"/>
                <w:szCs w:val="28"/>
              </w:rPr>
              <w:t>Lợi nhuận</w:t>
            </w:r>
          </w:p>
        </w:tc>
        <w:tc>
          <w:tcPr>
            <w:tcW w:w="1491" w:type="dxa"/>
          </w:tcPr>
          <w:p w14:paraId="04242882" w14:textId="77777777" w:rsidR="00427F8C" w:rsidRPr="00134858" w:rsidRDefault="00427F8C" w:rsidP="0021070E">
            <w:pPr>
              <w:pStyle w:val="Paragraph"/>
              <w:spacing w:line="360" w:lineRule="auto"/>
              <w:ind w:firstLine="0"/>
              <w:rPr>
                <w:sz w:val="28"/>
                <w:szCs w:val="28"/>
              </w:rPr>
            </w:pPr>
          </w:p>
        </w:tc>
      </w:tr>
      <w:tr w:rsidR="00427F8C" w:rsidRPr="00134858" w14:paraId="67E7C58E" w14:textId="77777777" w:rsidTr="00427F8C">
        <w:tc>
          <w:tcPr>
            <w:tcW w:w="3078" w:type="dxa"/>
          </w:tcPr>
          <w:p w14:paraId="07A33D0A" w14:textId="77777777" w:rsidR="00427F8C" w:rsidRPr="00134858" w:rsidRDefault="00427F8C" w:rsidP="0021070E">
            <w:pPr>
              <w:pStyle w:val="Paragraph"/>
              <w:spacing w:line="360" w:lineRule="auto"/>
              <w:ind w:firstLine="0"/>
              <w:rPr>
                <w:sz w:val="28"/>
                <w:szCs w:val="28"/>
              </w:rPr>
            </w:pPr>
            <w:r>
              <w:rPr>
                <w:sz w:val="28"/>
                <w:szCs w:val="28"/>
              </w:rPr>
              <w:t>tongvon</w:t>
            </w:r>
          </w:p>
        </w:tc>
        <w:tc>
          <w:tcPr>
            <w:tcW w:w="1465" w:type="dxa"/>
          </w:tcPr>
          <w:p w14:paraId="1C695C1C"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10FF6FD9"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32728ADC" w14:textId="77777777" w:rsidR="00427F8C" w:rsidRPr="00134858" w:rsidRDefault="00427F8C" w:rsidP="0021070E">
            <w:pPr>
              <w:pStyle w:val="Paragraph"/>
              <w:spacing w:line="360" w:lineRule="auto"/>
              <w:ind w:firstLine="0"/>
              <w:rPr>
                <w:sz w:val="28"/>
                <w:szCs w:val="28"/>
              </w:rPr>
            </w:pPr>
            <w:r>
              <w:rPr>
                <w:sz w:val="28"/>
                <w:szCs w:val="28"/>
              </w:rPr>
              <w:t>Tổng vốn</w:t>
            </w:r>
          </w:p>
        </w:tc>
        <w:tc>
          <w:tcPr>
            <w:tcW w:w="1491" w:type="dxa"/>
          </w:tcPr>
          <w:p w14:paraId="6F45E825" w14:textId="77777777" w:rsidR="00427F8C" w:rsidRPr="00134858" w:rsidRDefault="00427F8C" w:rsidP="0021070E">
            <w:pPr>
              <w:pStyle w:val="Paragraph"/>
              <w:spacing w:line="360" w:lineRule="auto"/>
              <w:ind w:firstLine="0"/>
              <w:rPr>
                <w:sz w:val="28"/>
                <w:szCs w:val="28"/>
              </w:rPr>
            </w:pPr>
          </w:p>
        </w:tc>
      </w:tr>
      <w:tr w:rsidR="00427F8C" w:rsidRPr="00134858" w14:paraId="034EE93B" w14:textId="77777777" w:rsidTr="00427F8C">
        <w:tc>
          <w:tcPr>
            <w:tcW w:w="3078" w:type="dxa"/>
          </w:tcPr>
          <w:p w14:paraId="4192CB00" w14:textId="77777777" w:rsidR="00427F8C" w:rsidRPr="00134858" w:rsidRDefault="00427F8C" w:rsidP="0021070E">
            <w:pPr>
              <w:pStyle w:val="Paragraph"/>
              <w:spacing w:line="360" w:lineRule="auto"/>
              <w:ind w:firstLine="0"/>
              <w:rPr>
                <w:sz w:val="28"/>
                <w:szCs w:val="28"/>
              </w:rPr>
            </w:pPr>
            <w:r>
              <w:rPr>
                <w:sz w:val="28"/>
                <w:szCs w:val="28"/>
              </w:rPr>
              <w:t>tongsodonhang</w:t>
            </w:r>
          </w:p>
        </w:tc>
        <w:tc>
          <w:tcPr>
            <w:tcW w:w="1465" w:type="dxa"/>
          </w:tcPr>
          <w:p w14:paraId="3782A6DA"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2A47C998"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1F0DA23D" w14:textId="77777777" w:rsidR="00427F8C" w:rsidRPr="00134858" w:rsidRDefault="00427F8C" w:rsidP="0021070E">
            <w:pPr>
              <w:pStyle w:val="Paragraph"/>
              <w:spacing w:line="360" w:lineRule="auto"/>
              <w:ind w:firstLine="0"/>
              <w:rPr>
                <w:sz w:val="28"/>
                <w:szCs w:val="28"/>
              </w:rPr>
            </w:pPr>
            <w:r>
              <w:rPr>
                <w:sz w:val="28"/>
                <w:szCs w:val="28"/>
              </w:rPr>
              <w:t>Tổng số đơn hàng</w:t>
            </w:r>
          </w:p>
        </w:tc>
        <w:tc>
          <w:tcPr>
            <w:tcW w:w="1491" w:type="dxa"/>
          </w:tcPr>
          <w:p w14:paraId="6915C5B7" w14:textId="77777777" w:rsidR="00427F8C" w:rsidRPr="00134858" w:rsidRDefault="00427F8C" w:rsidP="0021070E">
            <w:pPr>
              <w:pStyle w:val="Paragraph"/>
              <w:spacing w:line="360" w:lineRule="auto"/>
              <w:ind w:firstLine="0"/>
              <w:rPr>
                <w:sz w:val="28"/>
                <w:szCs w:val="28"/>
              </w:rPr>
            </w:pPr>
          </w:p>
        </w:tc>
      </w:tr>
      <w:tr w:rsidR="00427F8C" w:rsidRPr="00134858" w14:paraId="263250B0" w14:textId="77777777" w:rsidTr="00427F8C">
        <w:tc>
          <w:tcPr>
            <w:tcW w:w="3078" w:type="dxa"/>
          </w:tcPr>
          <w:p w14:paraId="0556378E" w14:textId="77777777" w:rsidR="00427F8C" w:rsidRPr="00134858" w:rsidRDefault="00427F8C" w:rsidP="0021070E">
            <w:pPr>
              <w:pStyle w:val="Paragraph"/>
              <w:spacing w:line="360" w:lineRule="auto"/>
              <w:ind w:firstLine="0"/>
              <w:rPr>
                <w:sz w:val="28"/>
                <w:szCs w:val="28"/>
              </w:rPr>
            </w:pPr>
            <w:r>
              <w:rPr>
                <w:sz w:val="28"/>
                <w:szCs w:val="28"/>
              </w:rPr>
              <w:t>tosongbombhang</w:t>
            </w:r>
          </w:p>
        </w:tc>
        <w:tc>
          <w:tcPr>
            <w:tcW w:w="1465" w:type="dxa"/>
          </w:tcPr>
          <w:p w14:paraId="579E0220"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63C477A8"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032F441F" w14:textId="77777777" w:rsidR="00427F8C" w:rsidRPr="00134858" w:rsidRDefault="00427F8C" w:rsidP="0021070E">
            <w:pPr>
              <w:pStyle w:val="Paragraph"/>
              <w:spacing w:line="360" w:lineRule="auto"/>
              <w:ind w:firstLine="0"/>
              <w:rPr>
                <w:sz w:val="28"/>
                <w:szCs w:val="28"/>
              </w:rPr>
            </w:pPr>
            <w:r>
              <w:rPr>
                <w:sz w:val="28"/>
                <w:szCs w:val="28"/>
              </w:rPr>
              <w:t>Tổng số đơn bị từ chối nhận hàng</w:t>
            </w:r>
          </w:p>
        </w:tc>
        <w:tc>
          <w:tcPr>
            <w:tcW w:w="1491" w:type="dxa"/>
          </w:tcPr>
          <w:p w14:paraId="475515CE" w14:textId="77777777" w:rsidR="00427F8C" w:rsidRPr="00134858" w:rsidRDefault="00427F8C" w:rsidP="0021070E">
            <w:pPr>
              <w:pStyle w:val="Paragraph"/>
              <w:spacing w:line="360" w:lineRule="auto"/>
              <w:ind w:firstLine="0"/>
              <w:rPr>
                <w:sz w:val="28"/>
                <w:szCs w:val="28"/>
              </w:rPr>
            </w:pPr>
          </w:p>
        </w:tc>
      </w:tr>
      <w:tr w:rsidR="00427F8C" w:rsidRPr="00134858" w14:paraId="42993D15" w14:textId="77777777" w:rsidTr="00427F8C">
        <w:tc>
          <w:tcPr>
            <w:tcW w:w="3078" w:type="dxa"/>
          </w:tcPr>
          <w:p w14:paraId="5E8004EB" w14:textId="0FBBF5DD" w:rsidR="00427F8C" w:rsidRDefault="00427F8C" w:rsidP="00427F8C">
            <w:pPr>
              <w:pStyle w:val="Paragraph"/>
              <w:spacing w:line="360" w:lineRule="auto"/>
              <w:ind w:firstLine="0"/>
              <w:rPr>
                <w:sz w:val="28"/>
                <w:szCs w:val="28"/>
              </w:rPr>
            </w:pPr>
            <w:r>
              <w:rPr>
                <w:sz w:val="28"/>
                <w:szCs w:val="28"/>
              </w:rPr>
              <w:t>tiendongbang</w:t>
            </w:r>
          </w:p>
        </w:tc>
        <w:tc>
          <w:tcPr>
            <w:tcW w:w="1465" w:type="dxa"/>
          </w:tcPr>
          <w:p w14:paraId="70499F6F" w14:textId="6A26A991" w:rsidR="00427F8C" w:rsidRPr="00134858" w:rsidRDefault="00427F8C" w:rsidP="00427F8C">
            <w:pPr>
              <w:pStyle w:val="Paragraph"/>
              <w:spacing w:line="360" w:lineRule="auto"/>
              <w:ind w:firstLine="0"/>
              <w:rPr>
                <w:sz w:val="28"/>
                <w:szCs w:val="28"/>
              </w:rPr>
            </w:pPr>
            <w:r w:rsidRPr="00134858">
              <w:rPr>
                <w:sz w:val="28"/>
                <w:szCs w:val="28"/>
              </w:rPr>
              <w:t>int</w:t>
            </w:r>
          </w:p>
        </w:tc>
        <w:tc>
          <w:tcPr>
            <w:tcW w:w="1497" w:type="dxa"/>
          </w:tcPr>
          <w:p w14:paraId="53764D06" w14:textId="6844061A" w:rsidR="00427F8C" w:rsidRDefault="00427F8C" w:rsidP="00427F8C">
            <w:pPr>
              <w:pStyle w:val="Paragraph"/>
              <w:spacing w:line="360" w:lineRule="auto"/>
              <w:ind w:firstLine="0"/>
              <w:rPr>
                <w:sz w:val="28"/>
                <w:szCs w:val="28"/>
              </w:rPr>
            </w:pPr>
            <w:r>
              <w:rPr>
                <w:sz w:val="28"/>
                <w:szCs w:val="28"/>
              </w:rPr>
              <w:t>11</w:t>
            </w:r>
          </w:p>
        </w:tc>
        <w:tc>
          <w:tcPr>
            <w:tcW w:w="1531" w:type="dxa"/>
          </w:tcPr>
          <w:p w14:paraId="7C75C800" w14:textId="5740D25A" w:rsidR="00427F8C" w:rsidRDefault="00427F8C" w:rsidP="00427F8C">
            <w:pPr>
              <w:pStyle w:val="Paragraph"/>
              <w:spacing w:line="360" w:lineRule="auto"/>
              <w:ind w:firstLine="0"/>
              <w:rPr>
                <w:sz w:val="28"/>
                <w:szCs w:val="28"/>
              </w:rPr>
            </w:pPr>
            <w:r>
              <w:rPr>
                <w:sz w:val="28"/>
                <w:szCs w:val="28"/>
              </w:rPr>
              <w:t>Tiền hàng đóng băng</w:t>
            </w:r>
          </w:p>
        </w:tc>
        <w:tc>
          <w:tcPr>
            <w:tcW w:w="1491" w:type="dxa"/>
          </w:tcPr>
          <w:p w14:paraId="4D86AC9F" w14:textId="77777777" w:rsidR="00427F8C" w:rsidRPr="00134858" w:rsidRDefault="00427F8C" w:rsidP="00427F8C">
            <w:pPr>
              <w:pStyle w:val="Paragraph"/>
              <w:spacing w:line="360" w:lineRule="auto"/>
              <w:ind w:firstLine="0"/>
              <w:rPr>
                <w:sz w:val="28"/>
                <w:szCs w:val="28"/>
              </w:rPr>
            </w:pPr>
          </w:p>
        </w:tc>
      </w:tr>
      <w:tr w:rsidR="00427F8C" w:rsidRPr="00134858" w14:paraId="74AA6071" w14:textId="77777777" w:rsidTr="00427F8C">
        <w:tc>
          <w:tcPr>
            <w:tcW w:w="3078" w:type="dxa"/>
          </w:tcPr>
          <w:p w14:paraId="0BC928FF" w14:textId="01C6949B" w:rsidR="00427F8C" w:rsidRDefault="00427F8C" w:rsidP="00427F8C">
            <w:pPr>
              <w:pStyle w:val="Paragraph"/>
              <w:spacing w:line="360" w:lineRule="auto"/>
              <w:ind w:firstLine="0"/>
              <w:rPr>
                <w:sz w:val="28"/>
                <w:szCs w:val="28"/>
              </w:rPr>
            </w:pPr>
            <w:r>
              <w:rPr>
                <w:sz w:val="28"/>
                <w:szCs w:val="28"/>
              </w:rPr>
              <w:lastRenderedPageBreak/>
              <w:t>tongsodonchuahoanthanh</w:t>
            </w:r>
          </w:p>
        </w:tc>
        <w:tc>
          <w:tcPr>
            <w:tcW w:w="1465" w:type="dxa"/>
          </w:tcPr>
          <w:p w14:paraId="3F36745C" w14:textId="6E5ACC90" w:rsidR="00427F8C" w:rsidRPr="00134858" w:rsidRDefault="00427F8C" w:rsidP="00427F8C">
            <w:pPr>
              <w:pStyle w:val="Paragraph"/>
              <w:spacing w:line="360" w:lineRule="auto"/>
              <w:ind w:firstLine="0"/>
              <w:rPr>
                <w:sz w:val="28"/>
                <w:szCs w:val="28"/>
              </w:rPr>
            </w:pPr>
            <w:r w:rsidRPr="00134858">
              <w:rPr>
                <w:sz w:val="28"/>
                <w:szCs w:val="28"/>
              </w:rPr>
              <w:t>int</w:t>
            </w:r>
          </w:p>
        </w:tc>
        <w:tc>
          <w:tcPr>
            <w:tcW w:w="1497" w:type="dxa"/>
          </w:tcPr>
          <w:p w14:paraId="271AD054" w14:textId="2C669FF5" w:rsidR="00427F8C" w:rsidRDefault="00427F8C" w:rsidP="00427F8C">
            <w:pPr>
              <w:pStyle w:val="Paragraph"/>
              <w:spacing w:line="360" w:lineRule="auto"/>
              <w:ind w:firstLine="0"/>
              <w:rPr>
                <w:sz w:val="28"/>
                <w:szCs w:val="28"/>
              </w:rPr>
            </w:pPr>
            <w:r>
              <w:rPr>
                <w:sz w:val="28"/>
                <w:szCs w:val="28"/>
              </w:rPr>
              <w:t>11</w:t>
            </w:r>
          </w:p>
        </w:tc>
        <w:tc>
          <w:tcPr>
            <w:tcW w:w="1531" w:type="dxa"/>
          </w:tcPr>
          <w:p w14:paraId="4AB6F75D" w14:textId="614D79ED" w:rsidR="00427F8C" w:rsidRDefault="00427F8C" w:rsidP="00427F8C">
            <w:pPr>
              <w:pStyle w:val="Paragraph"/>
              <w:spacing w:line="360" w:lineRule="auto"/>
              <w:ind w:firstLine="0"/>
              <w:rPr>
                <w:sz w:val="28"/>
                <w:szCs w:val="28"/>
              </w:rPr>
            </w:pPr>
            <w:r>
              <w:rPr>
                <w:sz w:val="28"/>
                <w:szCs w:val="28"/>
              </w:rPr>
              <w:t>Tổng số đơn chưa hoàn thành</w:t>
            </w:r>
          </w:p>
        </w:tc>
        <w:tc>
          <w:tcPr>
            <w:tcW w:w="1491" w:type="dxa"/>
          </w:tcPr>
          <w:p w14:paraId="683C843F" w14:textId="77777777" w:rsidR="00427F8C" w:rsidRPr="00134858" w:rsidRDefault="00427F8C" w:rsidP="00427F8C">
            <w:pPr>
              <w:pStyle w:val="Paragraph"/>
              <w:spacing w:line="360" w:lineRule="auto"/>
              <w:ind w:firstLine="0"/>
              <w:rPr>
                <w:sz w:val="28"/>
                <w:szCs w:val="28"/>
              </w:rPr>
            </w:pPr>
          </w:p>
        </w:tc>
      </w:tr>
      <w:tr w:rsidR="00427F8C" w:rsidRPr="00134858" w14:paraId="550C8FC9" w14:textId="77777777" w:rsidTr="00427F8C">
        <w:tc>
          <w:tcPr>
            <w:tcW w:w="3078" w:type="dxa"/>
          </w:tcPr>
          <w:p w14:paraId="7C0EEEBE" w14:textId="3FA1D8F6" w:rsidR="00427F8C" w:rsidRDefault="00427F8C" w:rsidP="00427F8C">
            <w:pPr>
              <w:pStyle w:val="Paragraph"/>
              <w:spacing w:line="360" w:lineRule="auto"/>
              <w:ind w:firstLine="0"/>
              <w:rPr>
                <w:sz w:val="28"/>
                <w:szCs w:val="28"/>
              </w:rPr>
            </w:pPr>
            <w:r>
              <w:rPr>
                <w:sz w:val="28"/>
                <w:szCs w:val="28"/>
              </w:rPr>
              <w:t>Chiphi</w:t>
            </w:r>
          </w:p>
        </w:tc>
        <w:tc>
          <w:tcPr>
            <w:tcW w:w="1465" w:type="dxa"/>
          </w:tcPr>
          <w:p w14:paraId="63E9E256" w14:textId="179228FF" w:rsidR="00427F8C" w:rsidRPr="00134858" w:rsidRDefault="00427F8C" w:rsidP="00427F8C">
            <w:pPr>
              <w:pStyle w:val="Paragraph"/>
              <w:spacing w:line="360" w:lineRule="auto"/>
              <w:ind w:firstLine="0"/>
              <w:rPr>
                <w:sz w:val="28"/>
                <w:szCs w:val="28"/>
              </w:rPr>
            </w:pPr>
            <w:r>
              <w:rPr>
                <w:sz w:val="28"/>
                <w:szCs w:val="28"/>
              </w:rPr>
              <w:t>Int</w:t>
            </w:r>
          </w:p>
        </w:tc>
        <w:tc>
          <w:tcPr>
            <w:tcW w:w="1497" w:type="dxa"/>
          </w:tcPr>
          <w:p w14:paraId="1E9CEC10" w14:textId="510DA0BC" w:rsidR="00427F8C" w:rsidRDefault="00427F8C" w:rsidP="00427F8C">
            <w:pPr>
              <w:pStyle w:val="Paragraph"/>
              <w:spacing w:line="360" w:lineRule="auto"/>
              <w:ind w:firstLine="0"/>
              <w:rPr>
                <w:sz w:val="28"/>
                <w:szCs w:val="28"/>
              </w:rPr>
            </w:pPr>
            <w:r>
              <w:rPr>
                <w:sz w:val="28"/>
                <w:szCs w:val="28"/>
              </w:rPr>
              <w:t>11</w:t>
            </w:r>
          </w:p>
        </w:tc>
        <w:tc>
          <w:tcPr>
            <w:tcW w:w="1531" w:type="dxa"/>
          </w:tcPr>
          <w:p w14:paraId="0518EE18" w14:textId="2BA82EC7" w:rsidR="00427F8C" w:rsidRDefault="00427F8C" w:rsidP="00427F8C">
            <w:pPr>
              <w:pStyle w:val="Paragraph"/>
              <w:spacing w:line="360" w:lineRule="auto"/>
              <w:ind w:firstLine="0"/>
              <w:rPr>
                <w:sz w:val="28"/>
                <w:szCs w:val="28"/>
              </w:rPr>
            </w:pPr>
            <w:r>
              <w:rPr>
                <w:sz w:val="28"/>
                <w:szCs w:val="28"/>
              </w:rPr>
              <w:t>Tổng số chi phí</w:t>
            </w:r>
          </w:p>
        </w:tc>
        <w:tc>
          <w:tcPr>
            <w:tcW w:w="1491" w:type="dxa"/>
          </w:tcPr>
          <w:p w14:paraId="2872BEC0" w14:textId="77777777" w:rsidR="00427F8C" w:rsidRPr="00134858" w:rsidRDefault="00427F8C" w:rsidP="00427F8C">
            <w:pPr>
              <w:pStyle w:val="Paragraph"/>
              <w:spacing w:line="360" w:lineRule="auto"/>
              <w:ind w:firstLine="0"/>
              <w:rPr>
                <w:sz w:val="28"/>
                <w:szCs w:val="28"/>
              </w:rPr>
            </w:pPr>
          </w:p>
        </w:tc>
      </w:tr>
      <w:tr w:rsidR="00427F8C" w:rsidRPr="00134858" w14:paraId="636383E1" w14:textId="77777777" w:rsidTr="00427F8C">
        <w:tc>
          <w:tcPr>
            <w:tcW w:w="3078" w:type="dxa"/>
          </w:tcPr>
          <w:p w14:paraId="734E3A0A" w14:textId="77777777" w:rsidR="00427F8C" w:rsidRDefault="00427F8C" w:rsidP="00427F8C">
            <w:pPr>
              <w:pStyle w:val="Paragraph"/>
              <w:spacing w:line="360" w:lineRule="auto"/>
              <w:ind w:firstLine="0"/>
              <w:rPr>
                <w:sz w:val="28"/>
                <w:szCs w:val="28"/>
              </w:rPr>
            </w:pPr>
            <w:r>
              <w:rPr>
                <w:sz w:val="28"/>
                <w:szCs w:val="28"/>
              </w:rPr>
              <w:t>tongsokhieunai</w:t>
            </w:r>
          </w:p>
        </w:tc>
        <w:tc>
          <w:tcPr>
            <w:tcW w:w="1465" w:type="dxa"/>
          </w:tcPr>
          <w:p w14:paraId="1B158420" w14:textId="77777777" w:rsidR="00427F8C" w:rsidRPr="00134858" w:rsidRDefault="00427F8C" w:rsidP="00427F8C">
            <w:pPr>
              <w:pStyle w:val="Paragraph"/>
              <w:spacing w:line="360" w:lineRule="auto"/>
              <w:ind w:firstLine="0"/>
              <w:rPr>
                <w:sz w:val="28"/>
                <w:szCs w:val="28"/>
              </w:rPr>
            </w:pPr>
            <w:r w:rsidRPr="00134858">
              <w:rPr>
                <w:sz w:val="28"/>
                <w:szCs w:val="28"/>
              </w:rPr>
              <w:t>int</w:t>
            </w:r>
          </w:p>
        </w:tc>
        <w:tc>
          <w:tcPr>
            <w:tcW w:w="1497" w:type="dxa"/>
          </w:tcPr>
          <w:p w14:paraId="237A8815" w14:textId="77777777" w:rsidR="00427F8C" w:rsidRPr="00134858" w:rsidRDefault="00427F8C" w:rsidP="00427F8C">
            <w:pPr>
              <w:pStyle w:val="Paragraph"/>
              <w:spacing w:line="360" w:lineRule="auto"/>
              <w:ind w:firstLine="0"/>
              <w:rPr>
                <w:sz w:val="28"/>
                <w:szCs w:val="28"/>
              </w:rPr>
            </w:pPr>
            <w:r>
              <w:rPr>
                <w:sz w:val="28"/>
                <w:szCs w:val="28"/>
              </w:rPr>
              <w:t>11</w:t>
            </w:r>
          </w:p>
        </w:tc>
        <w:tc>
          <w:tcPr>
            <w:tcW w:w="1531" w:type="dxa"/>
          </w:tcPr>
          <w:p w14:paraId="2EC359E8" w14:textId="77777777" w:rsidR="00427F8C" w:rsidRPr="00134858" w:rsidRDefault="00427F8C" w:rsidP="00427F8C">
            <w:pPr>
              <w:pStyle w:val="Paragraph"/>
              <w:spacing w:line="360" w:lineRule="auto"/>
              <w:ind w:firstLine="0"/>
              <w:rPr>
                <w:sz w:val="28"/>
                <w:szCs w:val="28"/>
              </w:rPr>
            </w:pPr>
            <w:r>
              <w:rPr>
                <w:sz w:val="28"/>
                <w:szCs w:val="28"/>
              </w:rPr>
              <w:t>Tổng số khiếu nại</w:t>
            </w:r>
          </w:p>
        </w:tc>
        <w:tc>
          <w:tcPr>
            <w:tcW w:w="1491" w:type="dxa"/>
          </w:tcPr>
          <w:p w14:paraId="175CEFAD" w14:textId="77777777" w:rsidR="00427F8C" w:rsidRPr="00134858" w:rsidRDefault="00427F8C" w:rsidP="00D4070E">
            <w:pPr>
              <w:pStyle w:val="Paragraph"/>
              <w:keepNext/>
              <w:spacing w:line="360" w:lineRule="auto"/>
              <w:ind w:firstLine="0"/>
              <w:rPr>
                <w:sz w:val="28"/>
                <w:szCs w:val="28"/>
              </w:rPr>
            </w:pPr>
          </w:p>
        </w:tc>
      </w:tr>
    </w:tbl>
    <w:p w14:paraId="10B714FD" w14:textId="60CD6AA8" w:rsidR="00D4070E" w:rsidRDefault="00D4070E" w:rsidP="00D4070E">
      <w:pPr>
        <w:pStyle w:val="Caption"/>
        <w:jc w:val="center"/>
      </w:pPr>
      <w:bookmarkStart w:id="86" w:name="_Toc27492849"/>
      <w:r>
        <w:t>Hình 2.</w:t>
      </w:r>
      <w:r w:rsidR="009108F5">
        <w:fldChar w:fldCharType="begin"/>
      </w:r>
      <w:r w:rsidR="009108F5">
        <w:instrText xml:space="preserve"> SEQ Table \* ARABIC </w:instrText>
      </w:r>
      <w:r w:rsidR="009108F5">
        <w:fldChar w:fldCharType="separate"/>
      </w:r>
      <w:r w:rsidR="00234450">
        <w:rPr>
          <w:noProof/>
        </w:rPr>
        <w:t>28</w:t>
      </w:r>
      <w:r w:rsidR="009108F5">
        <w:rPr>
          <w:noProof/>
        </w:rPr>
        <w:fldChar w:fldCharType="end"/>
      </w:r>
      <w:r>
        <w:t>. Mô tả chi tiết bảng report_thang</w:t>
      </w:r>
      <w:bookmarkEnd w:id="86"/>
    </w:p>
    <w:p w14:paraId="3E089CCC" w14:textId="073E689F" w:rsidR="00427F8C" w:rsidRPr="001149B7" w:rsidRDefault="00427F8C" w:rsidP="00427F8C">
      <w:pPr>
        <w:pStyle w:val="Paragraph"/>
        <w:spacing w:line="360" w:lineRule="auto"/>
        <w:ind w:firstLine="0"/>
        <w:rPr>
          <w:b/>
          <w:bCs/>
          <w:sz w:val="26"/>
          <w:szCs w:val="26"/>
        </w:rPr>
      </w:pPr>
    </w:p>
    <w:tbl>
      <w:tblPr>
        <w:tblStyle w:val="TableGrid"/>
        <w:tblW w:w="0" w:type="auto"/>
        <w:tblLook w:val="04A0" w:firstRow="1" w:lastRow="0" w:firstColumn="1" w:lastColumn="0" w:noHBand="0" w:noVBand="1"/>
      </w:tblPr>
      <w:tblGrid>
        <w:gridCol w:w="3078"/>
        <w:gridCol w:w="1465"/>
        <w:gridCol w:w="1497"/>
        <w:gridCol w:w="1531"/>
        <w:gridCol w:w="1491"/>
      </w:tblGrid>
      <w:tr w:rsidR="00427F8C" w:rsidRPr="00134858" w14:paraId="233721FE" w14:textId="77777777" w:rsidTr="0021070E">
        <w:tc>
          <w:tcPr>
            <w:tcW w:w="3078" w:type="dxa"/>
          </w:tcPr>
          <w:p w14:paraId="6B7421C3" w14:textId="77777777" w:rsidR="00427F8C" w:rsidRPr="00134858" w:rsidRDefault="00427F8C" w:rsidP="0021070E">
            <w:pPr>
              <w:pStyle w:val="Paragraph"/>
              <w:spacing w:line="360" w:lineRule="auto"/>
              <w:ind w:firstLine="0"/>
              <w:rPr>
                <w:sz w:val="28"/>
                <w:szCs w:val="28"/>
              </w:rPr>
            </w:pPr>
            <w:r w:rsidRPr="00134858">
              <w:rPr>
                <w:sz w:val="28"/>
                <w:szCs w:val="28"/>
              </w:rPr>
              <w:t>Trường</w:t>
            </w:r>
          </w:p>
        </w:tc>
        <w:tc>
          <w:tcPr>
            <w:tcW w:w="1465" w:type="dxa"/>
          </w:tcPr>
          <w:p w14:paraId="61402601" w14:textId="77777777" w:rsidR="00427F8C" w:rsidRPr="00134858" w:rsidRDefault="00427F8C" w:rsidP="0021070E">
            <w:pPr>
              <w:pStyle w:val="Paragraph"/>
              <w:spacing w:line="360" w:lineRule="auto"/>
              <w:ind w:firstLine="0"/>
              <w:jc w:val="left"/>
              <w:rPr>
                <w:sz w:val="28"/>
                <w:szCs w:val="28"/>
              </w:rPr>
            </w:pPr>
            <w:r w:rsidRPr="00134858">
              <w:rPr>
                <w:sz w:val="28"/>
                <w:szCs w:val="28"/>
              </w:rPr>
              <w:t>Kiểu dữ liệu</w:t>
            </w:r>
          </w:p>
        </w:tc>
        <w:tc>
          <w:tcPr>
            <w:tcW w:w="1497" w:type="dxa"/>
          </w:tcPr>
          <w:p w14:paraId="74FEF16A" w14:textId="77777777" w:rsidR="00427F8C" w:rsidRPr="00134858" w:rsidRDefault="00427F8C" w:rsidP="0021070E">
            <w:pPr>
              <w:pStyle w:val="Paragraph"/>
              <w:spacing w:line="360" w:lineRule="auto"/>
              <w:ind w:firstLine="0"/>
              <w:rPr>
                <w:sz w:val="28"/>
                <w:szCs w:val="28"/>
              </w:rPr>
            </w:pPr>
            <w:r w:rsidRPr="00134858">
              <w:rPr>
                <w:sz w:val="28"/>
                <w:szCs w:val="28"/>
              </w:rPr>
              <w:t>Kích thước</w:t>
            </w:r>
          </w:p>
        </w:tc>
        <w:tc>
          <w:tcPr>
            <w:tcW w:w="1531" w:type="dxa"/>
          </w:tcPr>
          <w:p w14:paraId="738075C7" w14:textId="77777777" w:rsidR="00427F8C" w:rsidRPr="00134858" w:rsidRDefault="00427F8C" w:rsidP="0021070E">
            <w:pPr>
              <w:pStyle w:val="Paragraph"/>
              <w:spacing w:line="360" w:lineRule="auto"/>
              <w:ind w:firstLine="0"/>
              <w:rPr>
                <w:sz w:val="28"/>
                <w:szCs w:val="28"/>
              </w:rPr>
            </w:pPr>
            <w:r w:rsidRPr="00134858">
              <w:rPr>
                <w:sz w:val="28"/>
                <w:szCs w:val="28"/>
              </w:rPr>
              <w:t>Diễn giải</w:t>
            </w:r>
          </w:p>
        </w:tc>
        <w:tc>
          <w:tcPr>
            <w:tcW w:w="1491" w:type="dxa"/>
          </w:tcPr>
          <w:p w14:paraId="22334051" w14:textId="77777777" w:rsidR="00427F8C" w:rsidRPr="00134858" w:rsidRDefault="00427F8C" w:rsidP="0021070E">
            <w:pPr>
              <w:pStyle w:val="Paragraph"/>
              <w:spacing w:line="360" w:lineRule="auto"/>
              <w:ind w:firstLine="0"/>
              <w:rPr>
                <w:sz w:val="28"/>
                <w:szCs w:val="28"/>
              </w:rPr>
            </w:pPr>
            <w:r w:rsidRPr="00134858">
              <w:rPr>
                <w:sz w:val="28"/>
                <w:szCs w:val="28"/>
              </w:rPr>
              <w:t>Ràng buộc</w:t>
            </w:r>
          </w:p>
        </w:tc>
      </w:tr>
      <w:tr w:rsidR="00427F8C" w:rsidRPr="00134858" w14:paraId="044483F7" w14:textId="77777777" w:rsidTr="0021070E">
        <w:tc>
          <w:tcPr>
            <w:tcW w:w="3078" w:type="dxa"/>
          </w:tcPr>
          <w:p w14:paraId="151FDA74" w14:textId="77777777" w:rsidR="00427F8C" w:rsidRPr="00134858" w:rsidRDefault="00427F8C" w:rsidP="0021070E">
            <w:pPr>
              <w:pStyle w:val="Paragraph"/>
              <w:spacing w:line="360" w:lineRule="auto"/>
              <w:ind w:firstLine="0"/>
              <w:rPr>
                <w:sz w:val="28"/>
                <w:szCs w:val="28"/>
              </w:rPr>
            </w:pPr>
            <w:r>
              <w:rPr>
                <w:sz w:val="28"/>
                <w:szCs w:val="28"/>
              </w:rPr>
              <w:t>stt</w:t>
            </w:r>
          </w:p>
        </w:tc>
        <w:tc>
          <w:tcPr>
            <w:tcW w:w="1465" w:type="dxa"/>
          </w:tcPr>
          <w:p w14:paraId="020C4B11"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2CA8841F"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57E174E6" w14:textId="77777777" w:rsidR="00427F8C" w:rsidRPr="00134858" w:rsidRDefault="00427F8C" w:rsidP="0021070E">
            <w:pPr>
              <w:pStyle w:val="Paragraph"/>
              <w:spacing w:line="360" w:lineRule="auto"/>
              <w:ind w:firstLine="0"/>
              <w:rPr>
                <w:sz w:val="28"/>
                <w:szCs w:val="28"/>
              </w:rPr>
            </w:pPr>
            <w:r>
              <w:rPr>
                <w:sz w:val="28"/>
                <w:szCs w:val="28"/>
              </w:rPr>
              <w:t>Số thứ tự báo cáo</w:t>
            </w:r>
          </w:p>
        </w:tc>
        <w:tc>
          <w:tcPr>
            <w:tcW w:w="1491" w:type="dxa"/>
          </w:tcPr>
          <w:p w14:paraId="7F4E9203" w14:textId="77777777" w:rsidR="00427F8C" w:rsidRPr="00134858" w:rsidRDefault="00427F8C" w:rsidP="0021070E">
            <w:pPr>
              <w:pStyle w:val="Paragraph"/>
              <w:spacing w:line="360" w:lineRule="auto"/>
              <w:ind w:firstLine="0"/>
              <w:rPr>
                <w:sz w:val="28"/>
                <w:szCs w:val="28"/>
              </w:rPr>
            </w:pPr>
          </w:p>
        </w:tc>
      </w:tr>
      <w:tr w:rsidR="00427F8C" w:rsidRPr="00134858" w14:paraId="2B17F5F3" w14:textId="77777777" w:rsidTr="0021070E">
        <w:tc>
          <w:tcPr>
            <w:tcW w:w="3078" w:type="dxa"/>
          </w:tcPr>
          <w:p w14:paraId="70B1141E" w14:textId="39D625AB" w:rsidR="00427F8C" w:rsidRDefault="00427F8C" w:rsidP="0021070E">
            <w:pPr>
              <w:pStyle w:val="Paragraph"/>
              <w:spacing w:line="360" w:lineRule="auto"/>
              <w:ind w:firstLine="0"/>
              <w:rPr>
                <w:sz w:val="28"/>
                <w:szCs w:val="28"/>
              </w:rPr>
            </w:pPr>
            <w:r>
              <w:rPr>
                <w:sz w:val="28"/>
                <w:szCs w:val="28"/>
              </w:rPr>
              <w:t>Date</w:t>
            </w:r>
          </w:p>
        </w:tc>
        <w:tc>
          <w:tcPr>
            <w:tcW w:w="1465" w:type="dxa"/>
          </w:tcPr>
          <w:p w14:paraId="545DB7A3" w14:textId="7297D338" w:rsidR="00427F8C" w:rsidRPr="00134858" w:rsidRDefault="00427F8C" w:rsidP="0021070E">
            <w:pPr>
              <w:pStyle w:val="Paragraph"/>
              <w:spacing w:line="360" w:lineRule="auto"/>
              <w:ind w:firstLine="0"/>
              <w:rPr>
                <w:sz w:val="28"/>
                <w:szCs w:val="28"/>
              </w:rPr>
            </w:pPr>
            <w:r>
              <w:rPr>
                <w:sz w:val="28"/>
                <w:szCs w:val="28"/>
              </w:rPr>
              <w:t>Date</w:t>
            </w:r>
          </w:p>
        </w:tc>
        <w:tc>
          <w:tcPr>
            <w:tcW w:w="1497" w:type="dxa"/>
          </w:tcPr>
          <w:p w14:paraId="2A5AC20E" w14:textId="77777777" w:rsidR="00427F8C" w:rsidRPr="00134858" w:rsidRDefault="00427F8C" w:rsidP="0021070E">
            <w:pPr>
              <w:pStyle w:val="Paragraph"/>
              <w:spacing w:line="360" w:lineRule="auto"/>
              <w:ind w:firstLine="0"/>
              <w:rPr>
                <w:sz w:val="28"/>
                <w:szCs w:val="28"/>
              </w:rPr>
            </w:pPr>
          </w:p>
        </w:tc>
        <w:tc>
          <w:tcPr>
            <w:tcW w:w="1531" w:type="dxa"/>
          </w:tcPr>
          <w:p w14:paraId="76D364C1" w14:textId="54F22D00" w:rsidR="00427F8C" w:rsidRDefault="00427F8C" w:rsidP="0021070E">
            <w:pPr>
              <w:pStyle w:val="Paragraph"/>
              <w:spacing w:line="360" w:lineRule="auto"/>
              <w:ind w:firstLine="0"/>
              <w:rPr>
                <w:sz w:val="28"/>
                <w:szCs w:val="28"/>
              </w:rPr>
            </w:pPr>
            <w:r>
              <w:rPr>
                <w:sz w:val="28"/>
                <w:szCs w:val="28"/>
              </w:rPr>
              <w:t>Ngày báo cáo</w:t>
            </w:r>
          </w:p>
        </w:tc>
        <w:tc>
          <w:tcPr>
            <w:tcW w:w="1491" w:type="dxa"/>
          </w:tcPr>
          <w:p w14:paraId="26CD3FDE" w14:textId="77777777" w:rsidR="00427F8C" w:rsidRPr="00134858" w:rsidRDefault="00427F8C" w:rsidP="0021070E">
            <w:pPr>
              <w:pStyle w:val="Paragraph"/>
              <w:spacing w:line="360" w:lineRule="auto"/>
              <w:ind w:firstLine="0"/>
              <w:rPr>
                <w:sz w:val="28"/>
                <w:szCs w:val="28"/>
              </w:rPr>
            </w:pPr>
          </w:p>
        </w:tc>
      </w:tr>
      <w:tr w:rsidR="00427F8C" w:rsidRPr="00134858" w14:paraId="627E0251" w14:textId="77777777" w:rsidTr="0021070E">
        <w:tc>
          <w:tcPr>
            <w:tcW w:w="3078" w:type="dxa"/>
          </w:tcPr>
          <w:p w14:paraId="53874C68" w14:textId="77777777" w:rsidR="00427F8C" w:rsidRDefault="00427F8C" w:rsidP="0021070E">
            <w:pPr>
              <w:pStyle w:val="Paragraph"/>
              <w:spacing w:line="360" w:lineRule="auto"/>
              <w:ind w:firstLine="0"/>
              <w:rPr>
                <w:sz w:val="28"/>
                <w:szCs w:val="28"/>
              </w:rPr>
            </w:pPr>
            <w:r>
              <w:rPr>
                <w:sz w:val="28"/>
                <w:szCs w:val="28"/>
              </w:rPr>
              <w:t>Report_thang_id</w:t>
            </w:r>
          </w:p>
        </w:tc>
        <w:tc>
          <w:tcPr>
            <w:tcW w:w="1465" w:type="dxa"/>
          </w:tcPr>
          <w:p w14:paraId="088B1C09" w14:textId="77777777" w:rsidR="00427F8C" w:rsidRDefault="00427F8C" w:rsidP="0021070E">
            <w:pPr>
              <w:pStyle w:val="Paragraph"/>
              <w:spacing w:line="360" w:lineRule="auto"/>
              <w:ind w:firstLine="0"/>
              <w:rPr>
                <w:sz w:val="28"/>
                <w:szCs w:val="28"/>
              </w:rPr>
            </w:pPr>
            <w:r>
              <w:rPr>
                <w:sz w:val="28"/>
                <w:szCs w:val="28"/>
              </w:rPr>
              <w:t>Int</w:t>
            </w:r>
          </w:p>
        </w:tc>
        <w:tc>
          <w:tcPr>
            <w:tcW w:w="1497" w:type="dxa"/>
          </w:tcPr>
          <w:p w14:paraId="5BBF281C"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F72A5C5" w14:textId="77777777" w:rsidR="00427F8C" w:rsidRDefault="00427F8C" w:rsidP="0021070E">
            <w:pPr>
              <w:pStyle w:val="Paragraph"/>
              <w:spacing w:line="360" w:lineRule="auto"/>
              <w:ind w:firstLine="0"/>
              <w:rPr>
                <w:sz w:val="28"/>
                <w:szCs w:val="28"/>
              </w:rPr>
            </w:pPr>
            <w:r>
              <w:rPr>
                <w:sz w:val="28"/>
                <w:szCs w:val="28"/>
              </w:rPr>
              <w:t>Mã báo cáo theo tháng</w:t>
            </w:r>
          </w:p>
        </w:tc>
        <w:tc>
          <w:tcPr>
            <w:tcW w:w="1491" w:type="dxa"/>
          </w:tcPr>
          <w:p w14:paraId="7C4E4A1C" w14:textId="5FFC90C2" w:rsidR="00427F8C" w:rsidRPr="00134858" w:rsidRDefault="00427F8C" w:rsidP="0021070E">
            <w:pPr>
              <w:pStyle w:val="Paragraph"/>
              <w:spacing w:line="360" w:lineRule="auto"/>
              <w:ind w:firstLine="0"/>
              <w:rPr>
                <w:sz w:val="28"/>
                <w:szCs w:val="28"/>
              </w:rPr>
            </w:pPr>
            <w:r>
              <w:rPr>
                <w:sz w:val="28"/>
                <w:szCs w:val="28"/>
              </w:rPr>
              <w:t>Khóa ngoại</w:t>
            </w:r>
          </w:p>
        </w:tc>
      </w:tr>
      <w:tr w:rsidR="00427F8C" w:rsidRPr="00134858" w14:paraId="1C8B113E" w14:textId="77777777" w:rsidTr="0021070E">
        <w:tc>
          <w:tcPr>
            <w:tcW w:w="3078" w:type="dxa"/>
          </w:tcPr>
          <w:p w14:paraId="5476CC66" w14:textId="75E447AE" w:rsidR="00427F8C" w:rsidRDefault="00427F8C" w:rsidP="0021070E">
            <w:pPr>
              <w:pStyle w:val="Paragraph"/>
              <w:spacing w:line="360" w:lineRule="auto"/>
              <w:ind w:firstLine="0"/>
              <w:rPr>
                <w:sz w:val="28"/>
                <w:szCs w:val="28"/>
              </w:rPr>
            </w:pPr>
            <w:r>
              <w:rPr>
                <w:sz w:val="28"/>
                <w:szCs w:val="28"/>
              </w:rPr>
              <w:t>Report_ngay_id</w:t>
            </w:r>
          </w:p>
        </w:tc>
        <w:tc>
          <w:tcPr>
            <w:tcW w:w="1465" w:type="dxa"/>
          </w:tcPr>
          <w:p w14:paraId="6C8C4FAD" w14:textId="5672CFFB" w:rsidR="00427F8C" w:rsidRDefault="00427F8C" w:rsidP="0021070E">
            <w:pPr>
              <w:pStyle w:val="Paragraph"/>
              <w:spacing w:line="360" w:lineRule="auto"/>
              <w:ind w:firstLine="0"/>
              <w:rPr>
                <w:sz w:val="28"/>
                <w:szCs w:val="28"/>
              </w:rPr>
            </w:pPr>
            <w:r>
              <w:rPr>
                <w:sz w:val="28"/>
                <w:szCs w:val="28"/>
              </w:rPr>
              <w:t>Int</w:t>
            </w:r>
          </w:p>
        </w:tc>
        <w:tc>
          <w:tcPr>
            <w:tcW w:w="1497" w:type="dxa"/>
          </w:tcPr>
          <w:p w14:paraId="5DD98BE5" w14:textId="67268EBF" w:rsidR="00427F8C" w:rsidRDefault="00427F8C" w:rsidP="0021070E">
            <w:pPr>
              <w:pStyle w:val="Paragraph"/>
              <w:spacing w:line="360" w:lineRule="auto"/>
              <w:ind w:firstLine="0"/>
              <w:rPr>
                <w:sz w:val="28"/>
                <w:szCs w:val="28"/>
              </w:rPr>
            </w:pPr>
            <w:r>
              <w:rPr>
                <w:sz w:val="28"/>
                <w:szCs w:val="28"/>
              </w:rPr>
              <w:t>11</w:t>
            </w:r>
          </w:p>
        </w:tc>
        <w:tc>
          <w:tcPr>
            <w:tcW w:w="1531" w:type="dxa"/>
          </w:tcPr>
          <w:p w14:paraId="7DD8A754" w14:textId="300360FE" w:rsidR="00427F8C" w:rsidRDefault="00427F8C" w:rsidP="0021070E">
            <w:pPr>
              <w:pStyle w:val="Paragraph"/>
              <w:spacing w:line="360" w:lineRule="auto"/>
              <w:ind w:firstLine="0"/>
              <w:rPr>
                <w:sz w:val="28"/>
                <w:szCs w:val="28"/>
              </w:rPr>
            </w:pPr>
            <w:r>
              <w:rPr>
                <w:sz w:val="28"/>
                <w:szCs w:val="28"/>
              </w:rPr>
              <w:t>Mã báo cáo theo ngày</w:t>
            </w:r>
          </w:p>
        </w:tc>
        <w:tc>
          <w:tcPr>
            <w:tcW w:w="1491" w:type="dxa"/>
          </w:tcPr>
          <w:p w14:paraId="7B984B3B" w14:textId="5AAE8FCE" w:rsidR="00427F8C" w:rsidRPr="00134858" w:rsidRDefault="00427F8C" w:rsidP="0021070E">
            <w:pPr>
              <w:pStyle w:val="Paragraph"/>
              <w:spacing w:line="360" w:lineRule="auto"/>
              <w:ind w:firstLine="0"/>
              <w:rPr>
                <w:sz w:val="28"/>
                <w:szCs w:val="28"/>
              </w:rPr>
            </w:pPr>
            <w:r w:rsidRPr="00134858">
              <w:rPr>
                <w:sz w:val="28"/>
                <w:szCs w:val="28"/>
              </w:rPr>
              <w:t>Khóa chính</w:t>
            </w:r>
          </w:p>
        </w:tc>
      </w:tr>
      <w:tr w:rsidR="00427F8C" w:rsidRPr="00134858" w14:paraId="06471E83" w14:textId="77777777" w:rsidTr="0021070E">
        <w:tc>
          <w:tcPr>
            <w:tcW w:w="3078" w:type="dxa"/>
          </w:tcPr>
          <w:p w14:paraId="172BB7DE" w14:textId="77777777" w:rsidR="00427F8C" w:rsidRDefault="00427F8C" w:rsidP="0021070E">
            <w:pPr>
              <w:pStyle w:val="Paragraph"/>
              <w:spacing w:line="360" w:lineRule="auto"/>
              <w:ind w:firstLine="0"/>
              <w:rPr>
                <w:sz w:val="28"/>
                <w:szCs w:val="28"/>
              </w:rPr>
            </w:pPr>
            <w:r>
              <w:rPr>
                <w:sz w:val="28"/>
                <w:szCs w:val="28"/>
              </w:rPr>
              <w:t>Report_nam_id</w:t>
            </w:r>
          </w:p>
        </w:tc>
        <w:tc>
          <w:tcPr>
            <w:tcW w:w="1465" w:type="dxa"/>
          </w:tcPr>
          <w:p w14:paraId="03397C58" w14:textId="77777777" w:rsidR="00427F8C" w:rsidRDefault="00427F8C" w:rsidP="0021070E">
            <w:pPr>
              <w:pStyle w:val="Paragraph"/>
              <w:spacing w:line="360" w:lineRule="auto"/>
              <w:ind w:firstLine="0"/>
              <w:rPr>
                <w:sz w:val="28"/>
                <w:szCs w:val="28"/>
              </w:rPr>
            </w:pPr>
            <w:r>
              <w:rPr>
                <w:sz w:val="28"/>
                <w:szCs w:val="28"/>
              </w:rPr>
              <w:t>Int</w:t>
            </w:r>
          </w:p>
        </w:tc>
        <w:tc>
          <w:tcPr>
            <w:tcW w:w="1497" w:type="dxa"/>
          </w:tcPr>
          <w:p w14:paraId="4F63F464"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8A3718D" w14:textId="77777777" w:rsidR="00427F8C" w:rsidRDefault="00427F8C" w:rsidP="0021070E">
            <w:pPr>
              <w:pStyle w:val="Paragraph"/>
              <w:spacing w:line="360" w:lineRule="auto"/>
              <w:ind w:firstLine="0"/>
              <w:rPr>
                <w:sz w:val="28"/>
                <w:szCs w:val="28"/>
              </w:rPr>
            </w:pPr>
            <w:r>
              <w:rPr>
                <w:sz w:val="28"/>
                <w:szCs w:val="28"/>
              </w:rPr>
              <w:t>Mã báo cáo theo năm</w:t>
            </w:r>
          </w:p>
        </w:tc>
        <w:tc>
          <w:tcPr>
            <w:tcW w:w="1491" w:type="dxa"/>
          </w:tcPr>
          <w:p w14:paraId="41481B2B" w14:textId="77777777" w:rsidR="00427F8C" w:rsidRPr="00134858" w:rsidRDefault="00427F8C" w:rsidP="0021070E">
            <w:pPr>
              <w:pStyle w:val="Paragraph"/>
              <w:spacing w:line="360" w:lineRule="auto"/>
              <w:ind w:firstLine="0"/>
              <w:rPr>
                <w:sz w:val="28"/>
                <w:szCs w:val="28"/>
              </w:rPr>
            </w:pPr>
            <w:r>
              <w:rPr>
                <w:sz w:val="28"/>
                <w:szCs w:val="28"/>
              </w:rPr>
              <w:t>Khóa ngoại</w:t>
            </w:r>
          </w:p>
        </w:tc>
      </w:tr>
      <w:tr w:rsidR="00427F8C" w:rsidRPr="00134858" w14:paraId="4F3F5650" w14:textId="77777777" w:rsidTr="0021070E">
        <w:tc>
          <w:tcPr>
            <w:tcW w:w="3078" w:type="dxa"/>
          </w:tcPr>
          <w:p w14:paraId="716A2B8E" w14:textId="77777777" w:rsidR="00427F8C" w:rsidRPr="00134858" w:rsidRDefault="00427F8C" w:rsidP="0021070E">
            <w:pPr>
              <w:pStyle w:val="Paragraph"/>
              <w:spacing w:line="360" w:lineRule="auto"/>
              <w:ind w:firstLine="0"/>
              <w:rPr>
                <w:sz w:val="28"/>
                <w:szCs w:val="28"/>
              </w:rPr>
            </w:pPr>
            <w:r>
              <w:rPr>
                <w:sz w:val="28"/>
                <w:szCs w:val="28"/>
              </w:rPr>
              <w:t>Doanhthu</w:t>
            </w:r>
          </w:p>
        </w:tc>
        <w:tc>
          <w:tcPr>
            <w:tcW w:w="1465" w:type="dxa"/>
          </w:tcPr>
          <w:p w14:paraId="1115C79F" w14:textId="77777777" w:rsidR="00427F8C" w:rsidRPr="00134858" w:rsidRDefault="00427F8C" w:rsidP="0021070E">
            <w:pPr>
              <w:pStyle w:val="Paragraph"/>
              <w:spacing w:line="360" w:lineRule="auto"/>
              <w:ind w:firstLine="0"/>
              <w:rPr>
                <w:sz w:val="28"/>
                <w:szCs w:val="28"/>
              </w:rPr>
            </w:pPr>
            <w:r>
              <w:rPr>
                <w:sz w:val="28"/>
                <w:szCs w:val="28"/>
              </w:rPr>
              <w:t>Int</w:t>
            </w:r>
          </w:p>
        </w:tc>
        <w:tc>
          <w:tcPr>
            <w:tcW w:w="1497" w:type="dxa"/>
          </w:tcPr>
          <w:p w14:paraId="0B97DAEF"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5BB6B0D4" w14:textId="77777777" w:rsidR="00427F8C" w:rsidRPr="00134858" w:rsidRDefault="00427F8C" w:rsidP="0021070E">
            <w:pPr>
              <w:pStyle w:val="Paragraph"/>
              <w:spacing w:line="360" w:lineRule="auto"/>
              <w:ind w:firstLine="0"/>
              <w:rPr>
                <w:sz w:val="28"/>
                <w:szCs w:val="28"/>
              </w:rPr>
            </w:pPr>
            <w:r>
              <w:rPr>
                <w:sz w:val="28"/>
                <w:szCs w:val="28"/>
              </w:rPr>
              <w:t>Doanh thu</w:t>
            </w:r>
          </w:p>
        </w:tc>
        <w:tc>
          <w:tcPr>
            <w:tcW w:w="1491" w:type="dxa"/>
          </w:tcPr>
          <w:p w14:paraId="0AAAA317" w14:textId="77777777" w:rsidR="00427F8C" w:rsidRPr="00134858" w:rsidRDefault="00427F8C" w:rsidP="0021070E">
            <w:pPr>
              <w:pStyle w:val="Paragraph"/>
              <w:spacing w:line="360" w:lineRule="auto"/>
              <w:ind w:firstLine="0"/>
              <w:rPr>
                <w:sz w:val="28"/>
                <w:szCs w:val="28"/>
              </w:rPr>
            </w:pPr>
          </w:p>
        </w:tc>
      </w:tr>
      <w:tr w:rsidR="00427F8C" w:rsidRPr="00134858" w14:paraId="070BDB9D" w14:textId="77777777" w:rsidTr="0021070E">
        <w:tc>
          <w:tcPr>
            <w:tcW w:w="3078" w:type="dxa"/>
          </w:tcPr>
          <w:p w14:paraId="4BDF144D" w14:textId="77777777" w:rsidR="00427F8C" w:rsidRPr="00134858" w:rsidRDefault="00427F8C" w:rsidP="0021070E">
            <w:pPr>
              <w:pStyle w:val="Paragraph"/>
              <w:spacing w:line="360" w:lineRule="auto"/>
              <w:ind w:firstLine="0"/>
              <w:rPr>
                <w:sz w:val="28"/>
                <w:szCs w:val="28"/>
              </w:rPr>
            </w:pPr>
            <w:r>
              <w:rPr>
                <w:sz w:val="28"/>
                <w:szCs w:val="28"/>
              </w:rPr>
              <w:t>loinhuan</w:t>
            </w:r>
          </w:p>
        </w:tc>
        <w:tc>
          <w:tcPr>
            <w:tcW w:w="1465" w:type="dxa"/>
          </w:tcPr>
          <w:p w14:paraId="481AB4A0"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4390321F" w14:textId="77777777" w:rsidR="00427F8C" w:rsidRPr="00134858" w:rsidRDefault="00427F8C" w:rsidP="0021070E">
            <w:pPr>
              <w:pStyle w:val="Paragraph"/>
              <w:spacing w:line="360" w:lineRule="auto"/>
              <w:ind w:firstLine="0"/>
              <w:rPr>
                <w:sz w:val="28"/>
                <w:szCs w:val="28"/>
              </w:rPr>
            </w:pPr>
            <w:r w:rsidRPr="00134858">
              <w:rPr>
                <w:sz w:val="28"/>
                <w:szCs w:val="28"/>
              </w:rPr>
              <w:t>50</w:t>
            </w:r>
          </w:p>
        </w:tc>
        <w:tc>
          <w:tcPr>
            <w:tcW w:w="1531" w:type="dxa"/>
          </w:tcPr>
          <w:p w14:paraId="0DDF9A7E" w14:textId="77777777" w:rsidR="00427F8C" w:rsidRPr="00134858" w:rsidRDefault="00427F8C" w:rsidP="0021070E">
            <w:pPr>
              <w:pStyle w:val="Paragraph"/>
              <w:spacing w:line="360" w:lineRule="auto"/>
              <w:ind w:firstLine="0"/>
              <w:rPr>
                <w:sz w:val="28"/>
                <w:szCs w:val="28"/>
              </w:rPr>
            </w:pPr>
            <w:r>
              <w:rPr>
                <w:sz w:val="28"/>
                <w:szCs w:val="28"/>
              </w:rPr>
              <w:t>Lợi nhuận</w:t>
            </w:r>
          </w:p>
        </w:tc>
        <w:tc>
          <w:tcPr>
            <w:tcW w:w="1491" w:type="dxa"/>
          </w:tcPr>
          <w:p w14:paraId="56369556" w14:textId="77777777" w:rsidR="00427F8C" w:rsidRPr="00134858" w:rsidRDefault="00427F8C" w:rsidP="0021070E">
            <w:pPr>
              <w:pStyle w:val="Paragraph"/>
              <w:spacing w:line="360" w:lineRule="auto"/>
              <w:ind w:firstLine="0"/>
              <w:rPr>
                <w:sz w:val="28"/>
                <w:szCs w:val="28"/>
              </w:rPr>
            </w:pPr>
          </w:p>
        </w:tc>
      </w:tr>
      <w:tr w:rsidR="00427F8C" w:rsidRPr="00134858" w14:paraId="3FA90333" w14:textId="77777777" w:rsidTr="0021070E">
        <w:tc>
          <w:tcPr>
            <w:tcW w:w="3078" w:type="dxa"/>
          </w:tcPr>
          <w:p w14:paraId="6CF4C191" w14:textId="77777777" w:rsidR="00427F8C" w:rsidRPr="00134858" w:rsidRDefault="00427F8C" w:rsidP="0021070E">
            <w:pPr>
              <w:pStyle w:val="Paragraph"/>
              <w:spacing w:line="360" w:lineRule="auto"/>
              <w:ind w:firstLine="0"/>
              <w:rPr>
                <w:sz w:val="28"/>
                <w:szCs w:val="28"/>
              </w:rPr>
            </w:pPr>
            <w:r>
              <w:rPr>
                <w:sz w:val="28"/>
                <w:szCs w:val="28"/>
              </w:rPr>
              <w:t>tongvon</w:t>
            </w:r>
          </w:p>
        </w:tc>
        <w:tc>
          <w:tcPr>
            <w:tcW w:w="1465" w:type="dxa"/>
          </w:tcPr>
          <w:p w14:paraId="04B2C5F9"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5961A351"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11C34DAB" w14:textId="77777777" w:rsidR="00427F8C" w:rsidRPr="00134858" w:rsidRDefault="00427F8C" w:rsidP="0021070E">
            <w:pPr>
              <w:pStyle w:val="Paragraph"/>
              <w:spacing w:line="360" w:lineRule="auto"/>
              <w:ind w:firstLine="0"/>
              <w:rPr>
                <w:sz w:val="28"/>
                <w:szCs w:val="28"/>
              </w:rPr>
            </w:pPr>
            <w:r>
              <w:rPr>
                <w:sz w:val="28"/>
                <w:szCs w:val="28"/>
              </w:rPr>
              <w:t>Tổng vốn</w:t>
            </w:r>
          </w:p>
        </w:tc>
        <w:tc>
          <w:tcPr>
            <w:tcW w:w="1491" w:type="dxa"/>
          </w:tcPr>
          <w:p w14:paraId="0C875A89" w14:textId="77777777" w:rsidR="00427F8C" w:rsidRPr="00134858" w:rsidRDefault="00427F8C" w:rsidP="0021070E">
            <w:pPr>
              <w:pStyle w:val="Paragraph"/>
              <w:spacing w:line="360" w:lineRule="auto"/>
              <w:ind w:firstLine="0"/>
              <w:rPr>
                <w:sz w:val="28"/>
                <w:szCs w:val="28"/>
              </w:rPr>
            </w:pPr>
          </w:p>
        </w:tc>
      </w:tr>
      <w:tr w:rsidR="00427F8C" w:rsidRPr="00134858" w14:paraId="66D6BA8B" w14:textId="77777777" w:rsidTr="0021070E">
        <w:tc>
          <w:tcPr>
            <w:tcW w:w="3078" w:type="dxa"/>
          </w:tcPr>
          <w:p w14:paraId="51EC95AA" w14:textId="77777777" w:rsidR="00427F8C" w:rsidRPr="00134858" w:rsidRDefault="00427F8C" w:rsidP="0021070E">
            <w:pPr>
              <w:pStyle w:val="Paragraph"/>
              <w:spacing w:line="360" w:lineRule="auto"/>
              <w:ind w:firstLine="0"/>
              <w:rPr>
                <w:sz w:val="28"/>
                <w:szCs w:val="28"/>
              </w:rPr>
            </w:pPr>
            <w:r>
              <w:rPr>
                <w:sz w:val="28"/>
                <w:szCs w:val="28"/>
              </w:rPr>
              <w:lastRenderedPageBreak/>
              <w:t>tongsodonhang</w:t>
            </w:r>
          </w:p>
        </w:tc>
        <w:tc>
          <w:tcPr>
            <w:tcW w:w="1465" w:type="dxa"/>
          </w:tcPr>
          <w:p w14:paraId="7C36884D"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5317E13E"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5628D752" w14:textId="77777777" w:rsidR="00427F8C" w:rsidRPr="00134858" w:rsidRDefault="00427F8C" w:rsidP="0021070E">
            <w:pPr>
              <w:pStyle w:val="Paragraph"/>
              <w:spacing w:line="360" w:lineRule="auto"/>
              <w:ind w:firstLine="0"/>
              <w:rPr>
                <w:sz w:val="28"/>
                <w:szCs w:val="28"/>
              </w:rPr>
            </w:pPr>
            <w:r>
              <w:rPr>
                <w:sz w:val="28"/>
                <w:szCs w:val="28"/>
              </w:rPr>
              <w:t>Tổng số đơn hàng</w:t>
            </w:r>
          </w:p>
        </w:tc>
        <w:tc>
          <w:tcPr>
            <w:tcW w:w="1491" w:type="dxa"/>
          </w:tcPr>
          <w:p w14:paraId="77D94FC9" w14:textId="77777777" w:rsidR="00427F8C" w:rsidRPr="00134858" w:rsidRDefault="00427F8C" w:rsidP="0021070E">
            <w:pPr>
              <w:pStyle w:val="Paragraph"/>
              <w:spacing w:line="360" w:lineRule="auto"/>
              <w:ind w:firstLine="0"/>
              <w:rPr>
                <w:sz w:val="28"/>
                <w:szCs w:val="28"/>
              </w:rPr>
            </w:pPr>
          </w:p>
        </w:tc>
      </w:tr>
      <w:tr w:rsidR="00427F8C" w:rsidRPr="00134858" w14:paraId="4001F1E9" w14:textId="77777777" w:rsidTr="0021070E">
        <w:tc>
          <w:tcPr>
            <w:tcW w:w="3078" w:type="dxa"/>
          </w:tcPr>
          <w:p w14:paraId="56BF4F52" w14:textId="77777777" w:rsidR="00427F8C" w:rsidRPr="00134858" w:rsidRDefault="00427F8C" w:rsidP="0021070E">
            <w:pPr>
              <w:pStyle w:val="Paragraph"/>
              <w:spacing w:line="360" w:lineRule="auto"/>
              <w:ind w:firstLine="0"/>
              <w:rPr>
                <w:sz w:val="28"/>
                <w:szCs w:val="28"/>
              </w:rPr>
            </w:pPr>
            <w:r>
              <w:rPr>
                <w:sz w:val="28"/>
                <w:szCs w:val="28"/>
              </w:rPr>
              <w:t>tosongbombhang</w:t>
            </w:r>
          </w:p>
        </w:tc>
        <w:tc>
          <w:tcPr>
            <w:tcW w:w="1465" w:type="dxa"/>
          </w:tcPr>
          <w:p w14:paraId="0452DB0E"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79AA4887"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14AD55D6" w14:textId="77777777" w:rsidR="00427F8C" w:rsidRPr="00134858" w:rsidRDefault="00427F8C" w:rsidP="0021070E">
            <w:pPr>
              <w:pStyle w:val="Paragraph"/>
              <w:spacing w:line="360" w:lineRule="auto"/>
              <w:ind w:firstLine="0"/>
              <w:rPr>
                <w:sz w:val="28"/>
                <w:szCs w:val="28"/>
              </w:rPr>
            </w:pPr>
            <w:r>
              <w:rPr>
                <w:sz w:val="28"/>
                <w:szCs w:val="28"/>
              </w:rPr>
              <w:t>Tổng số đơn bị từ chối nhận hàng</w:t>
            </w:r>
          </w:p>
        </w:tc>
        <w:tc>
          <w:tcPr>
            <w:tcW w:w="1491" w:type="dxa"/>
          </w:tcPr>
          <w:p w14:paraId="58C2B0B5" w14:textId="77777777" w:rsidR="00427F8C" w:rsidRPr="00134858" w:rsidRDefault="00427F8C" w:rsidP="0021070E">
            <w:pPr>
              <w:pStyle w:val="Paragraph"/>
              <w:spacing w:line="360" w:lineRule="auto"/>
              <w:ind w:firstLine="0"/>
              <w:rPr>
                <w:sz w:val="28"/>
                <w:szCs w:val="28"/>
              </w:rPr>
            </w:pPr>
          </w:p>
        </w:tc>
      </w:tr>
      <w:tr w:rsidR="00427F8C" w:rsidRPr="00134858" w14:paraId="53C5A93C" w14:textId="77777777" w:rsidTr="0021070E">
        <w:tc>
          <w:tcPr>
            <w:tcW w:w="3078" w:type="dxa"/>
          </w:tcPr>
          <w:p w14:paraId="25AA4F8A" w14:textId="77777777" w:rsidR="00427F8C" w:rsidRDefault="00427F8C" w:rsidP="0021070E">
            <w:pPr>
              <w:pStyle w:val="Paragraph"/>
              <w:spacing w:line="360" w:lineRule="auto"/>
              <w:ind w:firstLine="0"/>
              <w:rPr>
                <w:sz w:val="28"/>
                <w:szCs w:val="28"/>
              </w:rPr>
            </w:pPr>
            <w:r>
              <w:rPr>
                <w:sz w:val="28"/>
                <w:szCs w:val="28"/>
              </w:rPr>
              <w:t>tiendongbang</w:t>
            </w:r>
          </w:p>
        </w:tc>
        <w:tc>
          <w:tcPr>
            <w:tcW w:w="1465" w:type="dxa"/>
          </w:tcPr>
          <w:p w14:paraId="11BA1716"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2B145214"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59D8DC0" w14:textId="77777777" w:rsidR="00427F8C" w:rsidRDefault="00427F8C" w:rsidP="0021070E">
            <w:pPr>
              <w:pStyle w:val="Paragraph"/>
              <w:spacing w:line="360" w:lineRule="auto"/>
              <w:ind w:firstLine="0"/>
              <w:rPr>
                <w:sz w:val="28"/>
                <w:szCs w:val="28"/>
              </w:rPr>
            </w:pPr>
            <w:r>
              <w:rPr>
                <w:sz w:val="28"/>
                <w:szCs w:val="28"/>
              </w:rPr>
              <w:t>Tiền hàng đóng băng</w:t>
            </w:r>
          </w:p>
        </w:tc>
        <w:tc>
          <w:tcPr>
            <w:tcW w:w="1491" w:type="dxa"/>
          </w:tcPr>
          <w:p w14:paraId="4853D957" w14:textId="77777777" w:rsidR="00427F8C" w:rsidRPr="00134858" w:rsidRDefault="00427F8C" w:rsidP="0021070E">
            <w:pPr>
              <w:pStyle w:val="Paragraph"/>
              <w:spacing w:line="360" w:lineRule="auto"/>
              <w:ind w:firstLine="0"/>
              <w:rPr>
                <w:sz w:val="28"/>
                <w:szCs w:val="28"/>
              </w:rPr>
            </w:pPr>
          </w:p>
        </w:tc>
      </w:tr>
      <w:tr w:rsidR="00427F8C" w:rsidRPr="00134858" w14:paraId="000AB5EB" w14:textId="77777777" w:rsidTr="0021070E">
        <w:tc>
          <w:tcPr>
            <w:tcW w:w="3078" w:type="dxa"/>
          </w:tcPr>
          <w:p w14:paraId="60FA3956" w14:textId="77777777" w:rsidR="00427F8C" w:rsidRDefault="00427F8C" w:rsidP="0021070E">
            <w:pPr>
              <w:pStyle w:val="Paragraph"/>
              <w:spacing w:line="360" w:lineRule="auto"/>
              <w:ind w:firstLine="0"/>
              <w:rPr>
                <w:sz w:val="28"/>
                <w:szCs w:val="28"/>
              </w:rPr>
            </w:pPr>
            <w:r>
              <w:rPr>
                <w:sz w:val="28"/>
                <w:szCs w:val="28"/>
              </w:rPr>
              <w:t>tongsodonchuahoanthanh</w:t>
            </w:r>
          </w:p>
        </w:tc>
        <w:tc>
          <w:tcPr>
            <w:tcW w:w="1465" w:type="dxa"/>
          </w:tcPr>
          <w:p w14:paraId="7A769093"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31954CAB"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7AAF9F0" w14:textId="77777777" w:rsidR="00427F8C" w:rsidRDefault="00427F8C" w:rsidP="0021070E">
            <w:pPr>
              <w:pStyle w:val="Paragraph"/>
              <w:spacing w:line="360" w:lineRule="auto"/>
              <w:ind w:firstLine="0"/>
              <w:rPr>
                <w:sz w:val="28"/>
                <w:szCs w:val="28"/>
              </w:rPr>
            </w:pPr>
            <w:r>
              <w:rPr>
                <w:sz w:val="28"/>
                <w:szCs w:val="28"/>
              </w:rPr>
              <w:t>Tổng số đơn chưa hoàn thành</w:t>
            </w:r>
          </w:p>
        </w:tc>
        <w:tc>
          <w:tcPr>
            <w:tcW w:w="1491" w:type="dxa"/>
          </w:tcPr>
          <w:p w14:paraId="05434069" w14:textId="77777777" w:rsidR="00427F8C" w:rsidRPr="00134858" w:rsidRDefault="00427F8C" w:rsidP="0021070E">
            <w:pPr>
              <w:pStyle w:val="Paragraph"/>
              <w:spacing w:line="360" w:lineRule="auto"/>
              <w:ind w:firstLine="0"/>
              <w:rPr>
                <w:sz w:val="28"/>
                <w:szCs w:val="28"/>
              </w:rPr>
            </w:pPr>
          </w:p>
        </w:tc>
      </w:tr>
      <w:tr w:rsidR="00427F8C" w:rsidRPr="00134858" w14:paraId="083D5086" w14:textId="77777777" w:rsidTr="0021070E">
        <w:tc>
          <w:tcPr>
            <w:tcW w:w="3078" w:type="dxa"/>
          </w:tcPr>
          <w:p w14:paraId="35F1AD92" w14:textId="77777777" w:rsidR="00427F8C" w:rsidRDefault="00427F8C" w:rsidP="0021070E">
            <w:pPr>
              <w:pStyle w:val="Paragraph"/>
              <w:spacing w:line="360" w:lineRule="auto"/>
              <w:ind w:firstLine="0"/>
              <w:rPr>
                <w:sz w:val="28"/>
                <w:szCs w:val="28"/>
              </w:rPr>
            </w:pPr>
            <w:r>
              <w:rPr>
                <w:sz w:val="28"/>
                <w:szCs w:val="28"/>
              </w:rPr>
              <w:t>Chiphi</w:t>
            </w:r>
          </w:p>
        </w:tc>
        <w:tc>
          <w:tcPr>
            <w:tcW w:w="1465" w:type="dxa"/>
          </w:tcPr>
          <w:p w14:paraId="139C9289" w14:textId="77777777" w:rsidR="00427F8C" w:rsidRPr="00134858" w:rsidRDefault="00427F8C" w:rsidP="0021070E">
            <w:pPr>
              <w:pStyle w:val="Paragraph"/>
              <w:spacing w:line="360" w:lineRule="auto"/>
              <w:ind w:firstLine="0"/>
              <w:rPr>
                <w:sz w:val="28"/>
                <w:szCs w:val="28"/>
              </w:rPr>
            </w:pPr>
            <w:r>
              <w:rPr>
                <w:sz w:val="28"/>
                <w:szCs w:val="28"/>
              </w:rPr>
              <w:t>Int</w:t>
            </w:r>
          </w:p>
        </w:tc>
        <w:tc>
          <w:tcPr>
            <w:tcW w:w="1497" w:type="dxa"/>
          </w:tcPr>
          <w:p w14:paraId="78AE405F"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FE87BF7" w14:textId="77777777" w:rsidR="00427F8C" w:rsidRDefault="00427F8C" w:rsidP="0021070E">
            <w:pPr>
              <w:pStyle w:val="Paragraph"/>
              <w:spacing w:line="360" w:lineRule="auto"/>
              <w:ind w:firstLine="0"/>
              <w:rPr>
                <w:sz w:val="28"/>
                <w:szCs w:val="28"/>
              </w:rPr>
            </w:pPr>
            <w:r>
              <w:rPr>
                <w:sz w:val="28"/>
                <w:szCs w:val="28"/>
              </w:rPr>
              <w:t>Tổng số chi phí</w:t>
            </w:r>
          </w:p>
        </w:tc>
        <w:tc>
          <w:tcPr>
            <w:tcW w:w="1491" w:type="dxa"/>
          </w:tcPr>
          <w:p w14:paraId="24E88B86" w14:textId="77777777" w:rsidR="00427F8C" w:rsidRPr="00134858" w:rsidRDefault="00427F8C" w:rsidP="0021070E">
            <w:pPr>
              <w:pStyle w:val="Paragraph"/>
              <w:spacing w:line="360" w:lineRule="auto"/>
              <w:ind w:firstLine="0"/>
              <w:rPr>
                <w:sz w:val="28"/>
                <w:szCs w:val="28"/>
              </w:rPr>
            </w:pPr>
          </w:p>
        </w:tc>
      </w:tr>
      <w:tr w:rsidR="00427F8C" w:rsidRPr="00134858" w14:paraId="34895A13" w14:textId="77777777" w:rsidTr="0021070E">
        <w:tc>
          <w:tcPr>
            <w:tcW w:w="3078" w:type="dxa"/>
          </w:tcPr>
          <w:p w14:paraId="3346EB0A" w14:textId="77777777" w:rsidR="00427F8C" w:rsidRDefault="00427F8C" w:rsidP="0021070E">
            <w:pPr>
              <w:pStyle w:val="Paragraph"/>
              <w:spacing w:line="360" w:lineRule="auto"/>
              <w:ind w:firstLine="0"/>
              <w:rPr>
                <w:sz w:val="28"/>
                <w:szCs w:val="28"/>
              </w:rPr>
            </w:pPr>
            <w:r>
              <w:rPr>
                <w:sz w:val="28"/>
                <w:szCs w:val="28"/>
              </w:rPr>
              <w:t>tongsokhieunai</w:t>
            </w:r>
          </w:p>
        </w:tc>
        <w:tc>
          <w:tcPr>
            <w:tcW w:w="1465" w:type="dxa"/>
          </w:tcPr>
          <w:p w14:paraId="42B3A79D"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013208BB"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7785A77A" w14:textId="77777777" w:rsidR="00427F8C" w:rsidRPr="00134858" w:rsidRDefault="00427F8C" w:rsidP="0021070E">
            <w:pPr>
              <w:pStyle w:val="Paragraph"/>
              <w:spacing w:line="360" w:lineRule="auto"/>
              <w:ind w:firstLine="0"/>
              <w:rPr>
                <w:sz w:val="28"/>
                <w:szCs w:val="28"/>
              </w:rPr>
            </w:pPr>
            <w:r>
              <w:rPr>
                <w:sz w:val="28"/>
                <w:szCs w:val="28"/>
              </w:rPr>
              <w:t>Tổng số khiếu nại</w:t>
            </w:r>
          </w:p>
        </w:tc>
        <w:tc>
          <w:tcPr>
            <w:tcW w:w="1491" w:type="dxa"/>
          </w:tcPr>
          <w:p w14:paraId="5D76E057" w14:textId="77777777" w:rsidR="00427F8C" w:rsidRPr="00134858" w:rsidRDefault="00427F8C" w:rsidP="00D4070E">
            <w:pPr>
              <w:pStyle w:val="Paragraph"/>
              <w:keepNext/>
              <w:spacing w:line="360" w:lineRule="auto"/>
              <w:ind w:firstLine="0"/>
              <w:rPr>
                <w:sz w:val="28"/>
                <w:szCs w:val="28"/>
              </w:rPr>
            </w:pPr>
          </w:p>
        </w:tc>
      </w:tr>
    </w:tbl>
    <w:p w14:paraId="1CEAD03B" w14:textId="5D561BA2" w:rsidR="00D4070E" w:rsidRDefault="00D4070E" w:rsidP="00D4070E">
      <w:pPr>
        <w:pStyle w:val="Caption"/>
        <w:jc w:val="center"/>
      </w:pPr>
      <w:bookmarkStart w:id="87" w:name="_Toc27492850"/>
      <w:r>
        <w:t>Hình 2.</w:t>
      </w:r>
      <w:r w:rsidR="009108F5">
        <w:fldChar w:fldCharType="begin"/>
      </w:r>
      <w:r w:rsidR="009108F5">
        <w:instrText xml:space="preserve"> SEQ Table \* ARABIC </w:instrText>
      </w:r>
      <w:r w:rsidR="009108F5">
        <w:fldChar w:fldCharType="separate"/>
      </w:r>
      <w:r w:rsidR="00234450">
        <w:rPr>
          <w:noProof/>
        </w:rPr>
        <w:t>29</w:t>
      </w:r>
      <w:r w:rsidR="009108F5">
        <w:rPr>
          <w:noProof/>
        </w:rPr>
        <w:fldChar w:fldCharType="end"/>
      </w:r>
      <w:r>
        <w:t>. Mô tả chi tiết bảng report_ngay</w:t>
      </w:r>
      <w:bookmarkEnd w:id="87"/>
    </w:p>
    <w:p w14:paraId="00867AF7" w14:textId="7966D68F" w:rsidR="00AA5152" w:rsidRDefault="00CE573B" w:rsidP="00427F8C">
      <w:pPr>
        <w:pStyle w:val="Paragraph"/>
        <w:spacing w:line="360" w:lineRule="auto"/>
        <w:ind w:firstLine="0"/>
        <w:outlineLvl w:val="2"/>
        <w:rPr>
          <w:b/>
          <w:bCs/>
          <w:i/>
          <w:iCs/>
          <w:sz w:val="26"/>
          <w:szCs w:val="26"/>
        </w:rPr>
      </w:pPr>
      <w:bookmarkStart w:id="88" w:name="_Toc27552931"/>
      <w:r w:rsidRPr="00CE573B">
        <w:rPr>
          <w:b/>
          <w:bCs/>
          <w:i/>
          <w:iCs/>
          <w:sz w:val="26"/>
          <w:szCs w:val="26"/>
        </w:rPr>
        <w:t>2.4.4</w:t>
      </w:r>
      <w:r w:rsidR="00427F8C">
        <w:rPr>
          <w:b/>
          <w:bCs/>
          <w:i/>
          <w:iCs/>
          <w:sz w:val="26"/>
          <w:szCs w:val="26"/>
        </w:rPr>
        <w:t>.</w:t>
      </w:r>
      <w:r w:rsidR="000E28D2" w:rsidRPr="00CE573B">
        <w:rPr>
          <w:b/>
          <w:bCs/>
          <w:i/>
          <w:iCs/>
          <w:sz w:val="26"/>
          <w:szCs w:val="26"/>
        </w:rPr>
        <w:t xml:space="preserve"> Sơ đồ quan hệ dữ liệu giữa các bảng</w:t>
      </w:r>
      <w:bookmarkEnd w:id="88"/>
    </w:p>
    <w:p w14:paraId="70A4E424" w14:textId="77777777" w:rsidR="00234450" w:rsidRDefault="000E28D2" w:rsidP="00234450">
      <w:pPr>
        <w:keepNext/>
      </w:pPr>
      <w:r>
        <w:rPr>
          <w:noProof/>
        </w:rPr>
        <w:lastRenderedPageBreak/>
        <w:drawing>
          <wp:inline distT="0" distB="0" distL="0" distR="0" wp14:anchorId="5A2E1938" wp14:editId="358A71E8">
            <wp:extent cx="6231731" cy="33991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32">
                      <a:extLst>
                        <a:ext uri="{28A0092B-C50C-407E-A947-70E740481C1C}">
                          <a14:useLocalDpi xmlns:a14="http://schemas.microsoft.com/office/drawing/2010/main" val="0"/>
                        </a:ext>
                      </a:extLst>
                    </a:blip>
                    <a:stretch>
                      <a:fillRect/>
                    </a:stretch>
                  </pic:blipFill>
                  <pic:spPr>
                    <a:xfrm>
                      <a:off x="0" y="0"/>
                      <a:ext cx="6231731" cy="3399126"/>
                    </a:xfrm>
                    <a:prstGeom prst="rect">
                      <a:avLst/>
                    </a:prstGeom>
                  </pic:spPr>
                </pic:pic>
              </a:graphicData>
            </a:graphic>
          </wp:inline>
        </w:drawing>
      </w:r>
    </w:p>
    <w:p w14:paraId="6010BDEB" w14:textId="04E5864A" w:rsidR="000E28D2" w:rsidRPr="00134858" w:rsidRDefault="00234450" w:rsidP="00234450">
      <w:pPr>
        <w:pStyle w:val="Caption"/>
        <w:jc w:val="center"/>
      </w:pPr>
      <w:r>
        <w:t>Hình 2.</w:t>
      </w:r>
      <w:r w:rsidR="009108F5">
        <w:fldChar w:fldCharType="begin"/>
      </w:r>
      <w:r w:rsidR="009108F5">
        <w:instrText xml:space="preserve"> SEQ Table \* ARABIC </w:instrText>
      </w:r>
      <w:r w:rsidR="009108F5">
        <w:fldChar w:fldCharType="separate"/>
      </w:r>
      <w:r>
        <w:rPr>
          <w:noProof/>
        </w:rPr>
        <w:t>30</w:t>
      </w:r>
      <w:r w:rsidR="009108F5">
        <w:rPr>
          <w:noProof/>
        </w:rPr>
        <w:fldChar w:fldCharType="end"/>
      </w:r>
      <w:r>
        <w:t>. Sơ đồ quan hệ dữ liệu giữa các bảng</w:t>
      </w:r>
    </w:p>
    <w:p w14:paraId="296DD8AA" w14:textId="77777777" w:rsidR="00427F8C" w:rsidRPr="00427F8C" w:rsidRDefault="00427F8C" w:rsidP="00427F8C"/>
    <w:p w14:paraId="6CB4654F" w14:textId="77777777" w:rsidR="00427F8C" w:rsidRPr="00427F8C" w:rsidRDefault="00427F8C" w:rsidP="00427F8C"/>
    <w:p w14:paraId="02E6206F" w14:textId="77777777" w:rsidR="00427F8C" w:rsidRPr="00427F8C" w:rsidRDefault="00427F8C" w:rsidP="00427F8C"/>
    <w:p w14:paraId="591749CC" w14:textId="46358634" w:rsidR="00427F8C" w:rsidRDefault="00427F8C" w:rsidP="00427F8C"/>
    <w:p w14:paraId="0E6A4AB7" w14:textId="1EC10F72" w:rsidR="00427F8C" w:rsidRDefault="00427F8C" w:rsidP="00427F8C"/>
    <w:p w14:paraId="6F7A4E65" w14:textId="293F088B" w:rsidR="00427F8C" w:rsidRDefault="00427F8C" w:rsidP="00427F8C"/>
    <w:p w14:paraId="72378776" w14:textId="20ED9AF8" w:rsidR="00F47DC5" w:rsidRDefault="00F47DC5" w:rsidP="00427F8C"/>
    <w:p w14:paraId="565EDB1B" w14:textId="100891CC" w:rsidR="00F47DC5" w:rsidRDefault="00F47DC5" w:rsidP="00427F8C"/>
    <w:p w14:paraId="33CE03AB" w14:textId="016F98AF" w:rsidR="00F47DC5" w:rsidRDefault="00F47DC5" w:rsidP="00427F8C"/>
    <w:p w14:paraId="314111B8" w14:textId="285196C3" w:rsidR="00F47DC5" w:rsidRDefault="00F47DC5" w:rsidP="00427F8C"/>
    <w:p w14:paraId="5D1190CA" w14:textId="05EC84B1" w:rsidR="00F47DC5" w:rsidRDefault="00F47DC5" w:rsidP="00427F8C"/>
    <w:p w14:paraId="5DAB3A4A" w14:textId="0CE8075F" w:rsidR="00F47DC5" w:rsidRDefault="00F47DC5" w:rsidP="00427F8C"/>
    <w:p w14:paraId="3C6F7CDC" w14:textId="1C15EA5A" w:rsidR="00F47DC5" w:rsidRDefault="00F47DC5" w:rsidP="00427F8C"/>
    <w:p w14:paraId="0FCC3DCA" w14:textId="296B1F9D" w:rsidR="00F47DC5" w:rsidRDefault="00F47DC5" w:rsidP="00427F8C"/>
    <w:p w14:paraId="0DA88A7A" w14:textId="15D525E4" w:rsidR="00F47DC5" w:rsidRDefault="00F47DC5" w:rsidP="00427F8C"/>
    <w:p w14:paraId="2D1B5ED1" w14:textId="0E113A3E" w:rsidR="00F47DC5" w:rsidRDefault="00F47DC5" w:rsidP="00427F8C"/>
    <w:p w14:paraId="45F4067C" w14:textId="3DA99219" w:rsidR="00F47DC5" w:rsidRDefault="00F47DC5" w:rsidP="00427F8C"/>
    <w:p w14:paraId="2D5694C3" w14:textId="6D95C1D9" w:rsidR="00F47DC5" w:rsidRDefault="00F47DC5" w:rsidP="00427F8C"/>
    <w:p w14:paraId="253A86D6" w14:textId="515393E3" w:rsidR="00F47DC5" w:rsidRDefault="00F47DC5" w:rsidP="00427F8C"/>
    <w:p w14:paraId="0E5D44A2" w14:textId="2B1EB42C" w:rsidR="00F47DC5" w:rsidRDefault="00F47DC5" w:rsidP="00427F8C"/>
    <w:p w14:paraId="53F2D419" w14:textId="25BFB44D" w:rsidR="00F47DC5" w:rsidRDefault="00F47DC5" w:rsidP="00427F8C"/>
    <w:p w14:paraId="4674B30E" w14:textId="06060C10" w:rsidR="00F47DC5" w:rsidRDefault="00F47DC5" w:rsidP="00427F8C"/>
    <w:p w14:paraId="31096B79" w14:textId="516CDA7F" w:rsidR="00F47DC5" w:rsidRDefault="00F47DC5" w:rsidP="00427F8C"/>
    <w:p w14:paraId="5807164C" w14:textId="22EF4B7C" w:rsidR="00F47DC5" w:rsidRDefault="00F47DC5" w:rsidP="00427F8C"/>
    <w:p w14:paraId="512FA0C6" w14:textId="2B37A5C5" w:rsidR="00F47DC5" w:rsidRDefault="00F47DC5" w:rsidP="00427F8C"/>
    <w:p w14:paraId="10DF483E" w14:textId="60E3258C" w:rsidR="00F47DC5" w:rsidRDefault="00F47DC5" w:rsidP="00427F8C"/>
    <w:p w14:paraId="05246074" w14:textId="5F94E787" w:rsidR="00F47DC5" w:rsidRDefault="00F47DC5" w:rsidP="00427F8C"/>
    <w:p w14:paraId="6E831862" w14:textId="364B487C" w:rsidR="00F47DC5" w:rsidRDefault="00F47DC5" w:rsidP="00427F8C"/>
    <w:p w14:paraId="012891A5" w14:textId="0C681D31" w:rsidR="00F47DC5" w:rsidRDefault="00F47DC5" w:rsidP="00427F8C"/>
    <w:p w14:paraId="1134A7C3" w14:textId="77777777" w:rsidR="00F47DC5" w:rsidRDefault="00F47DC5" w:rsidP="00427F8C"/>
    <w:p w14:paraId="241111F6" w14:textId="77777777" w:rsidR="00427F8C" w:rsidRPr="00427F8C" w:rsidRDefault="00427F8C" w:rsidP="00427F8C"/>
    <w:p w14:paraId="0F806045" w14:textId="1148C941" w:rsidR="0035606C" w:rsidRPr="00CE573B" w:rsidRDefault="00274563" w:rsidP="00A03192">
      <w:pPr>
        <w:pStyle w:val="Heading1"/>
      </w:pPr>
      <w:bookmarkStart w:id="89" w:name="_Toc27552932"/>
      <w:r w:rsidRPr="00CE573B">
        <w:t xml:space="preserve">Chương </w:t>
      </w:r>
      <w:r w:rsidR="003A2ABE" w:rsidRPr="00CE573B">
        <w:t>3</w:t>
      </w:r>
      <w:r w:rsidRPr="00CE573B">
        <w:t xml:space="preserve">: TRIỂN KHAI VÀ THỰC </w:t>
      </w:r>
      <w:r w:rsidR="003A2ABE" w:rsidRPr="00CE573B">
        <w:t>T</w:t>
      </w:r>
      <w:r w:rsidRPr="00CE573B">
        <w:t>HI</w:t>
      </w:r>
      <w:r w:rsidR="003A2ABE" w:rsidRPr="00CE573B">
        <w:t xml:space="preserve"> CHƯƠNG TRÌNH</w:t>
      </w:r>
      <w:bookmarkEnd w:id="89"/>
    </w:p>
    <w:p w14:paraId="344DC66E" w14:textId="07FE9759" w:rsidR="006B3BDA" w:rsidRPr="008F2D9E" w:rsidRDefault="003A2ABE" w:rsidP="006B3BDA">
      <w:pPr>
        <w:pStyle w:val="Heading2"/>
        <w:numPr>
          <w:ilvl w:val="1"/>
          <w:numId w:val="50"/>
        </w:numPr>
        <w:rPr>
          <w:rFonts w:ascii="Times New Roman" w:hAnsi="Times New Roman"/>
          <w:b/>
          <w:bCs/>
          <w:i/>
          <w:iCs/>
          <w:color w:val="000000" w:themeColor="text1"/>
        </w:rPr>
      </w:pPr>
      <w:bookmarkStart w:id="90" w:name="_Toc27552933"/>
      <w:r w:rsidRPr="00CE573B">
        <w:rPr>
          <w:rFonts w:ascii="Times New Roman" w:hAnsi="Times New Roman"/>
          <w:b/>
          <w:bCs/>
          <w:i/>
          <w:iCs/>
          <w:color w:val="000000" w:themeColor="text1"/>
        </w:rPr>
        <w:t>Trang chủ</w:t>
      </w:r>
      <w:bookmarkEnd w:id="90"/>
    </w:p>
    <w:p w14:paraId="392281AA" w14:textId="77777777" w:rsidR="008F2D9E" w:rsidRDefault="008F2D9E" w:rsidP="006B3BDA"/>
    <w:p w14:paraId="551A86C5" w14:textId="5210F899" w:rsidR="006B3BDA" w:rsidRDefault="00F47DC5" w:rsidP="006B3BDA">
      <w:r>
        <w:rPr>
          <w:noProof/>
        </w:rPr>
        <mc:AlternateContent>
          <mc:Choice Requires="wps">
            <w:drawing>
              <wp:anchor distT="0" distB="0" distL="114300" distR="114300" simplePos="0" relativeHeight="251726848" behindDoc="1" locked="0" layoutInCell="1" allowOverlap="1" wp14:anchorId="701DF36D" wp14:editId="49233348">
                <wp:simplePos x="0" y="0"/>
                <wp:positionH relativeFrom="column">
                  <wp:posOffset>0</wp:posOffset>
                </wp:positionH>
                <wp:positionV relativeFrom="paragraph">
                  <wp:posOffset>3479800</wp:posOffset>
                </wp:positionV>
                <wp:extent cx="5760720" cy="635"/>
                <wp:effectExtent l="0" t="0" r="0" b="0"/>
                <wp:wrapTight wrapText="bothSides">
                  <wp:wrapPolygon edited="0">
                    <wp:start x="0" y="0"/>
                    <wp:lineTo x="0" y="21600"/>
                    <wp:lineTo x="21600" y="21600"/>
                    <wp:lineTo x="21600" y="0"/>
                  </wp:wrapPolygon>
                </wp:wrapTight>
                <wp:docPr id="302" name="Text Box 3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C2A758" w14:textId="627E93BB" w:rsidR="00F47DC5" w:rsidRPr="008104CC" w:rsidRDefault="00F47DC5" w:rsidP="00F47DC5">
                            <w:pPr>
                              <w:pStyle w:val="Caption"/>
                              <w:jc w:val="center"/>
                              <w:rPr>
                                <w:rFonts w:ascii="VNI-Times" w:hAnsi="VNI-Times"/>
                                <w:noProof/>
                                <w:sz w:val="24"/>
                                <w:szCs w:val="24"/>
                              </w:rPr>
                            </w:pPr>
                            <w:r>
                              <w:rPr>
                                <w:noProof/>
                              </w:rPr>
                              <w:t>Hình 3.</w:t>
                            </w:r>
                            <w:r>
                              <w:rPr>
                                <w:noProof/>
                              </w:rPr>
                              <w:fldChar w:fldCharType="begin"/>
                            </w:r>
                            <w:r>
                              <w:rPr>
                                <w:noProof/>
                              </w:rPr>
                              <w:instrText xml:space="preserve"> SEQ c3 \* ARABIC </w:instrText>
                            </w:r>
                            <w:r>
                              <w:rPr>
                                <w:noProof/>
                              </w:rPr>
                              <w:fldChar w:fldCharType="separate"/>
                            </w:r>
                            <w:r w:rsidR="00D53DFA">
                              <w:rPr>
                                <w:noProof/>
                              </w:rPr>
                              <w:t>1</w:t>
                            </w:r>
                            <w:r>
                              <w:rPr>
                                <w:noProof/>
                              </w:rPr>
                              <w:fldChar w:fldCharType="end"/>
                            </w:r>
                            <w:r>
                              <w:rPr>
                                <w:noProof/>
                              </w:rPr>
                              <w:t xml:space="preserve">. </w:t>
                            </w:r>
                            <w:r w:rsidR="00D53DFA">
                              <w:rPr>
                                <w:noProof/>
                              </w:rPr>
                              <w:t>Giao diện</w:t>
                            </w:r>
                            <w:r>
                              <w:rPr>
                                <w:noProof/>
                              </w:rPr>
                              <w:t xml:space="preserve"> trang chủ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DF36D" id="Text Box 302" o:spid="_x0000_s1037" type="#_x0000_t202" style="position:absolute;margin-left:0;margin-top:274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" stroked="f">
                <v:textbox style="mso-fit-shape-to-text:t" inset="0,0,0,0">
                  <w:txbxContent>
                    <w:p w14:paraId="5FC2A758" w14:textId="627E93BB" w:rsidR="00F47DC5" w:rsidRPr="008104CC" w:rsidRDefault="00F47DC5" w:rsidP="00F47DC5">
                      <w:pPr>
                        <w:pStyle w:val="Caption"/>
                        <w:jc w:val="center"/>
                        <w:rPr>
                          <w:rFonts w:ascii="VNI-Times" w:hAnsi="VNI-Times"/>
                          <w:noProof/>
                          <w:sz w:val="24"/>
                          <w:szCs w:val="24"/>
                        </w:rPr>
                      </w:pPr>
                      <w:r>
                        <w:rPr>
                          <w:noProof/>
                        </w:rPr>
                        <w:t>Hình 3.</w:t>
                      </w:r>
                      <w:r>
                        <w:rPr>
                          <w:noProof/>
                        </w:rPr>
                        <w:fldChar w:fldCharType="begin"/>
                      </w:r>
                      <w:r>
                        <w:rPr>
                          <w:noProof/>
                        </w:rPr>
                        <w:instrText xml:space="preserve"> SEQ c3 \* ARABIC </w:instrText>
                      </w:r>
                      <w:r>
                        <w:rPr>
                          <w:noProof/>
                        </w:rPr>
                        <w:fldChar w:fldCharType="separate"/>
                      </w:r>
                      <w:r w:rsidR="00D53DFA">
                        <w:rPr>
                          <w:noProof/>
                        </w:rPr>
                        <w:t>1</w:t>
                      </w:r>
                      <w:r>
                        <w:rPr>
                          <w:noProof/>
                        </w:rPr>
                        <w:fldChar w:fldCharType="end"/>
                      </w:r>
                      <w:r>
                        <w:rPr>
                          <w:noProof/>
                        </w:rPr>
                        <w:t xml:space="preserve">. </w:t>
                      </w:r>
                      <w:r w:rsidR="00D53DFA">
                        <w:rPr>
                          <w:noProof/>
                        </w:rPr>
                        <w:t>Giao diện</w:t>
                      </w:r>
                      <w:r>
                        <w:rPr>
                          <w:noProof/>
                        </w:rPr>
                        <w:t xml:space="preserve"> trang chủ</w:t>
                      </w:r>
                    </w:p>
                  </w:txbxContent>
                </v:textbox>
                <w10:wrap type="tight"/>
              </v:shape>
            </w:pict>
          </mc:Fallback>
        </mc:AlternateContent>
      </w:r>
      <w:r w:rsidR="006B3BDA">
        <w:rPr>
          <w:noProof/>
        </w:rPr>
        <w:drawing>
          <wp:anchor distT="0" distB="0" distL="114300" distR="114300" simplePos="0" relativeHeight="251700224" behindDoc="1" locked="0" layoutInCell="1" allowOverlap="1" wp14:anchorId="07682B14" wp14:editId="42495856">
            <wp:simplePos x="0" y="0"/>
            <wp:positionH relativeFrom="column">
              <wp:posOffset>0</wp:posOffset>
            </wp:positionH>
            <wp:positionV relativeFrom="paragraph">
              <wp:posOffset>183515</wp:posOffset>
            </wp:positionV>
            <wp:extent cx="5760720" cy="3239135"/>
            <wp:effectExtent l="0" t="0" r="0" b="0"/>
            <wp:wrapTight wrapText="bothSides">
              <wp:wrapPolygon edited="0">
                <wp:start x="0" y="0"/>
                <wp:lineTo x="0" y="21469"/>
                <wp:lineTo x="21500" y="21469"/>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14:paraId="2DB1D32B" w14:textId="77777777" w:rsidR="006B3BDA" w:rsidRPr="006B3BDA" w:rsidRDefault="006B3BDA" w:rsidP="006B3BDA"/>
    <w:p w14:paraId="56B3498A" w14:textId="20687CA2" w:rsidR="003A2ABE" w:rsidRPr="00CE573B" w:rsidRDefault="003A2ABE" w:rsidP="000E6885">
      <w:pPr>
        <w:pStyle w:val="ListParagraph"/>
        <w:numPr>
          <w:ilvl w:val="1"/>
          <w:numId w:val="50"/>
        </w:numPr>
        <w:outlineLvl w:val="1"/>
        <w:rPr>
          <w:b/>
          <w:bCs/>
          <w:i/>
          <w:iCs/>
          <w:sz w:val="26"/>
          <w:szCs w:val="26"/>
        </w:rPr>
      </w:pPr>
      <w:bookmarkStart w:id="91" w:name="_Toc27552934"/>
      <w:r w:rsidRPr="00CE573B">
        <w:rPr>
          <w:b/>
          <w:bCs/>
          <w:i/>
          <w:iCs/>
          <w:sz w:val="26"/>
          <w:szCs w:val="26"/>
        </w:rPr>
        <w:t xml:space="preserve">Trang </w:t>
      </w:r>
      <w:r w:rsidR="00535604">
        <w:rPr>
          <w:b/>
          <w:bCs/>
          <w:i/>
          <w:iCs/>
          <w:sz w:val="26"/>
          <w:szCs w:val="26"/>
        </w:rPr>
        <w:t>quản lí đơn hàng</w:t>
      </w:r>
      <w:bookmarkEnd w:id="91"/>
    </w:p>
    <w:p w14:paraId="29A1F321" w14:textId="77777777" w:rsidR="00F47DC5" w:rsidRDefault="001149B7" w:rsidP="00F47DC5">
      <w:pPr>
        <w:keepNext/>
      </w:pPr>
      <w:r>
        <w:rPr>
          <w:noProof/>
        </w:rPr>
        <w:drawing>
          <wp:inline distT="0" distB="0" distL="0" distR="0" wp14:anchorId="59200A12" wp14:editId="2A99EF39">
            <wp:extent cx="5760720" cy="323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39135"/>
                    </a:xfrm>
                    <a:prstGeom prst="rect">
                      <a:avLst/>
                    </a:prstGeom>
                  </pic:spPr>
                </pic:pic>
              </a:graphicData>
            </a:graphic>
          </wp:inline>
        </w:drawing>
      </w:r>
    </w:p>
    <w:p w14:paraId="3AAD59FA" w14:textId="1BBE9B55" w:rsidR="003A2ABE" w:rsidRDefault="00F47DC5" w:rsidP="00F47DC5">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sidR="00D53DFA">
        <w:rPr>
          <w:noProof/>
          <w:sz w:val="26"/>
          <w:szCs w:val="26"/>
        </w:rPr>
        <w:t>2</w:t>
      </w:r>
      <w:r>
        <w:rPr>
          <w:sz w:val="26"/>
          <w:szCs w:val="26"/>
        </w:rPr>
        <w:fldChar w:fldCharType="end"/>
      </w:r>
      <w:r>
        <w:rPr>
          <w:sz w:val="26"/>
          <w:szCs w:val="26"/>
        </w:rPr>
        <w:t xml:space="preserve">. </w:t>
      </w:r>
      <w:r w:rsidR="00D53DFA">
        <w:rPr>
          <w:sz w:val="26"/>
          <w:szCs w:val="26"/>
        </w:rPr>
        <w:t>Giao diện</w:t>
      </w:r>
      <w:r>
        <w:rPr>
          <w:sz w:val="26"/>
          <w:szCs w:val="26"/>
        </w:rPr>
        <w:t xml:space="preserve"> trang quản lí đơn hàng</w:t>
      </w:r>
    </w:p>
    <w:p w14:paraId="4F28B0CD" w14:textId="671391AB" w:rsidR="00F47DC5" w:rsidRDefault="00F47DC5" w:rsidP="00F47DC5"/>
    <w:p w14:paraId="74C84E38" w14:textId="77777777" w:rsidR="00F47DC5" w:rsidRPr="00F47DC5" w:rsidRDefault="00F47DC5" w:rsidP="00F47DC5"/>
    <w:p w14:paraId="27619075" w14:textId="042C46FA" w:rsidR="003A2ABE" w:rsidRPr="00CE573B" w:rsidRDefault="003A2ABE" w:rsidP="000E6885">
      <w:pPr>
        <w:pStyle w:val="ListParagraph"/>
        <w:numPr>
          <w:ilvl w:val="1"/>
          <w:numId w:val="50"/>
        </w:numPr>
        <w:outlineLvl w:val="1"/>
        <w:rPr>
          <w:b/>
          <w:bCs/>
          <w:i/>
          <w:iCs/>
          <w:sz w:val="26"/>
          <w:szCs w:val="26"/>
        </w:rPr>
      </w:pPr>
      <w:bookmarkStart w:id="92" w:name="_Toc27552935"/>
      <w:r w:rsidRPr="00CE573B">
        <w:rPr>
          <w:b/>
          <w:bCs/>
          <w:i/>
          <w:iCs/>
          <w:sz w:val="26"/>
          <w:szCs w:val="26"/>
        </w:rPr>
        <w:t>Trang tạo đơn hàng ngoài</w:t>
      </w:r>
      <w:bookmarkEnd w:id="92"/>
    </w:p>
    <w:p w14:paraId="748FB5F1" w14:textId="77777777" w:rsidR="00F47DC5" w:rsidRDefault="001149B7" w:rsidP="00F47DC5">
      <w:pPr>
        <w:pStyle w:val="ListParagraph"/>
        <w:keepNext/>
        <w:ind w:left="390"/>
      </w:pPr>
      <w:r>
        <w:rPr>
          <w:noProof/>
        </w:rPr>
        <w:drawing>
          <wp:inline distT="0" distB="0" distL="0" distR="0" wp14:anchorId="0FDD6AE0" wp14:editId="1A843E3A">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39135"/>
                    </a:xfrm>
                    <a:prstGeom prst="rect">
                      <a:avLst/>
                    </a:prstGeom>
                  </pic:spPr>
                </pic:pic>
              </a:graphicData>
            </a:graphic>
          </wp:inline>
        </w:drawing>
      </w:r>
    </w:p>
    <w:p w14:paraId="64EF9AAA" w14:textId="1D122BFE" w:rsidR="003A2ABE" w:rsidRDefault="00F47DC5" w:rsidP="00F47DC5">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sidR="00D53DFA">
        <w:rPr>
          <w:noProof/>
          <w:sz w:val="26"/>
          <w:szCs w:val="26"/>
        </w:rPr>
        <w:t>3</w:t>
      </w:r>
      <w:r>
        <w:rPr>
          <w:sz w:val="26"/>
          <w:szCs w:val="26"/>
        </w:rPr>
        <w:fldChar w:fldCharType="end"/>
      </w:r>
      <w:r>
        <w:rPr>
          <w:sz w:val="26"/>
          <w:szCs w:val="26"/>
        </w:rPr>
        <w:t xml:space="preserve">. </w:t>
      </w:r>
      <w:r w:rsidR="00D53DFA">
        <w:rPr>
          <w:sz w:val="26"/>
          <w:szCs w:val="26"/>
        </w:rPr>
        <w:t>Giao diện</w:t>
      </w:r>
      <w:r>
        <w:rPr>
          <w:sz w:val="26"/>
          <w:szCs w:val="26"/>
        </w:rPr>
        <w:t xml:space="preserve"> trang quản lí đơn hàng ngoài</w:t>
      </w:r>
    </w:p>
    <w:p w14:paraId="570D5482" w14:textId="77777777" w:rsidR="003A2ABE" w:rsidRDefault="003A2ABE" w:rsidP="003A2ABE">
      <w:pPr>
        <w:rPr>
          <w:sz w:val="26"/>
          <w:szCs w:val="26"/>
        </w:rPr>
      </w:pPr>
    </w:p>
    <w:p w14:paraId="356FD685" w14:textId="39AC596F" w:rsidR="003A2ABE" w:rsidRPr="00535604" w:rsidRDefault="003A2ABE" w:rsidP="000E6885">
      <w:pPr>
        <w:pStyle w:val="ListParagraph"/>
        <w:numPr>
          <w:ilvl w:val="1"/>
          <w:numId w:val="50"/>
        </w:numPr>
        <w:outlineLvl w:val="1"/>
        <w:rPr>
          <w:b/>
          <w:bCs/>
          <w:i/>
          <w:iCs/>
          <w:sz w:val="26"/>
          <w:szCs w:val="26"/>
        </w:rPr>
      </w:pPr>
      <w:bookmarkStart w:id="93" w:name="_Toc27552936"/>
      <w:r w:rsidRPr="00535604">
        <w:rPr>
          <w:b/>
          <w:bCs/>
          <w:i/>
          <w:iCs/>
          <w:sz w:val="26"/>
          <w:szCs w:val="26"/>
        </w:rPr>
        <w:t>Trang quản lí sản phẩm</w:t>
      </w:r>
      <w:bookmarkEnd w:id="93"/>
    </w:p>
    <w:p w14:paraId="1E85773F" w14:textId="77777777" w:rsidR="003A2ABE" w:rsidRDefault="003A2ABE" w:rsidP="003A2ABE">
      <w:pPr>
        <w:rPr>
          <w:sz w:val="26"/>
          <w:szCs w:val="26"/>
        </w:rPr>
      </w:pPr>
    </w:p>
    <w:p w14:paraId="3ACB2CD7" w14:textId="77777777" w:rsidR="00D53DFA" w:rsidRDefault="001149B7" w:rsidP="00D53DFA">
      <w:pPr>
        <w:keepNext/>
        <w:ind w:left="426"/>
      </w:pPr>
      <w:r>
        <w:rPr>
          <w:noProof/>
        </w:rPr>
        <w:drawing>
          <wp:inline distT="0" distB="0" distL="0" distR="0" wp14:anchorId="62CE6622" wp14:editId="27B443B3">
            <wp:extent cx="5760720" cy="323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9135"/>
                    </a:xfrm>
                    <a:prstGeom prst="rect">
                      <a:avLst/>
                    </a:prstGeom>
                  </pic:spPr>
                </pic:pic>
              </a:graphicData>
            </a:graphic>
          </wp:inline>
        </w:drawing>
      </w:r>
    </w:p>
    <w:p w14:paraId="013C77F1" w14:textId="09DA8C44" w:rsidR="003A2ABE"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Pr>
          <w:noProof/>
          <w:sz w:val="26"/>
          <w:szCs w:val="26"/>
        </w:rPr>
        <w:t>4</w:t>
      </w:r>
      <w:r>
        <w:rPr>
          <w:sz w:val="26"/>
          <w:szCs w:val="26"/>
        </w:rPr>
        <w:fldChar w:fldCharType="end"/>
      </w:r>
      <w:r>
        <w:rPr>
          <w:sz w:val="26"/>
          <w:szCs w:val="26"/>
        </w:rPr>
        <w:t>. Giao diện trang quản lí sản phẩm</w:t>
      </w:r>
    </w:p>
    <w:p w14:paraId="07D21A0B" w14:textId="77777777" w:rsidR="003A2ABE" w:rsidRDefault="003A2ABE" w:rsidP="003A2ABE">
      <w:pPr>
        <w:ind w:left="426"/>
        <w:rPr>
          <w:sz w:val="26"/>
          <w:szCs w:val="26"/>
        </w:rPr>
      </w:pPr>
    </w:p>
    <w:p w14:paraId="223DC209" w14:textId="77777777" w:rsidR="003A2ABE" w:rsidRDefault="003A2ABE" w:rsidP="003A2ABE">
      <w:pPr>
        <w:ind w:left="426"/>
        <w:rPr>
          <w:sz w:val="26"/>
          <w:szCs w:val="26"/>
        </w:rPr>
      </w:pPr>
    </w:p>
    <w:p w14:paraId="36498E6D" w14:textId="77777777" w:rsidR="003A2ABE" w:rsidRDefault="003A2ABE" w:rsidP="003A2ABE">
      <w:pPr>
        <w:ind w:left="426"/>
        <w:rPr>
          <w:sz w:val="26"/>
          <w:szCs w:val="26"/>
        </w:rPr>
      </w:pPr>
    </w:p>
    <w:p w14:paraId="3EE9C1CE" w14:textId="77777777" w:rsidR="003A2ABE" w:rsidRDefault="003A2ABE" w:rsidP="003A2ABE">
      <w:pPr>
        <w:ind w:left="426"/>
        <w:rPr>
          <w:sz w:val="26"/>
          <w:szCs w:val="26"/>
        </w:rPr>
      </w:pPr>
    </w:p>
    <w:p w14:paraId="057B99E7" w14:textId="77777777" w:rsidR="003A2ABE" w:rsidRDefault="003A2ABE" w:rsidP="00D53DFA">
      <w:pPr>
        <w:rPr>
          <w:sz w:val="26"/>
          <w:szCs w:val="26"/>
        </w:rPr>
      </w:pPr>
    </w:p>
    <w:p w14:paraId="71CBE9FD" w14:textId="6DBA399B" w:rsidR="003A2ABE" w:rsidRPr="00535604" w:rsidRDefault="003A2ABE" w:rsidP="000E6885">
      <w:pPr>
        <w:pStyle w:val="ListParagraph"/>
        <w:numPr>
          <w:ilvl w:val="1"/>
          <w:numId w:val="50"/>
        </w:numPr>
        <w:outlineLvl w:val="1"/>
        <w:rPr>
          <w:b/>
          <w:bCs/>
          <w:i/>
          <w:iCs/>
          <w:sz w:val="26"/>
          <w:szCs w:val="26"/>
        </w:rPr>
      </w:pPr>
      <w:bookmarkStart w:id="94" w:name="_Toc27552937"/>
      <w:r w:rsidRPr="00535604">
        <w:rPr>
          <w:b/>
          <w:bCs/>
          <w:i/>
          <w:iCs/>
          <w:sz w:val="26"/>
          <w:szCs w:val="26"/>
        </w:rPr>
        <w:t>Trang thống kê</w:t>
      </w:r>
      <w:bookmarkEnd w:id="94"/>
    </w:p>
    <w:p w14:paraId="48885ED7" w14:textId="77777777" w:rsidR="00D53DFA" w:rsidRDefault="001149B7" w:rsidP="00D53DFA">
      <w:pPr>
        <w:keepNext/>
      </w:pPr>
      <w:r>
        <w:rPr>
          <w:noProof/>
        </w:rPr>
        <w:drawing>
          <wp:inline distT="0" distB="0" distL="0" distR="0" wp14:anchorId="15C22397" wp14:editId="1D87870E">
            <wp:extent cx="5760720" cy="3256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56280"/>
                    </a:xfrm>
                    <a:prstGeom prst="rect">
                      <a:avLst/>
                    </a:prstGeom>
                  </pic:spPr>
                </pic:pic>
              </a:graphicData>
            </a:graphic>
          </wp:inline>
        </w:drawing>
      </w:r>
    </w:p>
    <w:p w14:paraId="36DC7C28" w14:textId="316C6FC8" w:rsidR="003A2ABE"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Pr>
          <w:noProof/>
          <w:sz w:val="26"/>
          <w:szCs w:val="26"/>
        </w:rPr>
        <w:t>5</w:t>
      </w:r>
      <w:r>
        <w:rPr>
          <w:sz w:val="26"/>
          <w:szCs w:val="26"/>
        </w:rPr>
        <w:fldChar w:fldCharType="end"/>
      </w:r>
      <w:r>
        <w:rPr>
          <w:sz w:val="26"/>
          <w:szCs w:val="26"/>
        </w:rPr>
        <w:t>. Giao diện trang quản lý thống kê</w:t>
      </w:r>
    </w:p>
    <w:p w14:paraId="4393DE14" w14:textId="24D0C882" w:rsidR="003A2ABE" w:rsidRPr="00535604" w:rsidRDefault="00194AF4" w:rsidP="000E6885">
      <w:pPr>
        <w:pStyle w:val="ListParagraph"/>
        <w:numPr>
          <w:ilvl w:val="1"/>
          <w:numId w:val="50"/>
        </w:numPr>
        <w:outlineLvl w:val="1"/>
        <w:rPr>
          <w:b/>
          <w:bCs/>
          <w:i/>
          <w:iCs/>
          <w:sz w:val="26"/>
          <w:szCs w:val="26"/>
        </w:rPr>
      </w:pPr>
      <w:bookmarkStart w:id="95" w:name="_Toc27552938"/>
      <w:r w:rsidRPr="00535604">
        <w:rPr>
          <w:b/>
          <w:bCs/>
          <w:i/>
          <w:iCs/>
          <w:sz w:val="26"/>
          <w:szCs w:val="26"/>
        </w:rPr>
        <w:t>Trang chi phí</w:t>
      </w:r>
      <w:bookmarkEnd w:id="95"/>
    </w:p>
    <w:p w14:paraId="16A1C4BF" w14:textId="77777777" w:rsidR="00D53DFA" w:rsidRDefault="001149B7" w:rsidP="00D53DFA">
      <w:pPr>
        <w:keepNext/>
      </w:pPr>
      <w:r>
        <w:rPr>
          <w:noProof/>
        </w:rPr>
        <w:drawing>
          <wp:inline distT="0" distB="0" distL="0" distR="0" wp14:anchorId="20214C31" wp14:editId="293FB938">
            <wp:extent cx="5760720" cy="323913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39135"/>
                    </a:xfrm>
                    <a:prstGeom prst="rect">
                      <a:avLst/>
                    </a:prstGeom>
                  </pic:spPr>
                </pic:pic>
              </a:graphicData>
            </a:graphic>
          </wp:inline>
        </w:drawing>
      </w:r>
    </w:p>
    <w:p w14:paraId="1ABB6D0D" w14:textId="680D4C34" w:rsidR="00194AF4" w:rsidRPr="00194AF4"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Pr>
          <w:noProof/>
          <w:sz w:val="26"/>
          <w:szCs w:val="26"/>
        </w:rPr>
        <w:t>6</w:t>
      </w:r>
      <w:r>
        <w:rPr>
          <w:sz w:val="26"/>
          <w:szCs w:val="26"/>
        </w:rPr>
        <w:fldChar w:fldCharType="end"/>
      </w:r>
      <w:r>
        <w:rPr>
          <w:sz w:val="26"/>
          <w:szCs w:val="26"/>
        </w:rPr>
        <w:t>. Giao diện trang quản lí chi phí</w:t>
      </w:r>
    </w:p>
    <w:p w14:paraId="23533FA6" w14:textId="0CB16327" w:rsidR="00194AF4" w:rsidRDefault="00194AF4" w:rsidP="00194AF4">
      <w:pPr>
        <w:pStyle w:val="ListParagraph"/>
        <w:ind w:left="390"/>
        <w:rPr>
          <w:sz w:val="26"/>
          <w:szCs w:val="26"/>
        </w:rPr>
      </w:pPr>
    </w:p>
    <w:p w14:paraId="0C357F6D" w14:textId="3D773841" w:rsidR="001149B7" w:rsidRDefault="001149B7" w:rsidP="00194AF4">
      <w:pPr>
        <w:pStyle w:val="ListParagraph"/>
        <w:ind w:left="390"/>
        <w:rPr>
          <w:sz w:val="26"/>
          <w:szCs w:val="26"/>
        </w:rPr>
      </w:pPr>
    </w:p>
    <w:p w14:paraId="21B5ED48" w14:textId="5B5CAA90" w:rsidR="001149B7" w:rsidRDefault="001149B7" w:rsidP="00194AF4">
      <w:pPr>
        <w:pStyle w:val="ListParagraph"/>
        <w:ind w:left="390"/>
        <w:rPr>
          <w:sz w:val="26"/>
          <w:szCs w:val="26"/>
        </w:rPr>
      </w:pPr>
    </w:p>
    <w:p w14:paraId="0D083420" w14:textId="0EC472FD" w:rsidR="001149B7" w:rsidRDefault="001149B7" w:rsidP="00194AF4">
      <w:pPr>
        <w:pStyle w:val="ListParagraph"/>
        <w:ind w:left="390"/>
        <w:rPr>
          <w:sz w:val="26"/>
          <w:szCs w:val="26"/>
        </w:rPr>
      </w:pPr>
    </w:p>
    <w:p w14:paraId="217C12B4" w14:textId="2FE63F1C" w:rsidR="001149B7" w:rsidRDefault="001149B7" w:rsidP="00194AF4">
      <w:pPr>
        <w:pStyle w:val="ListParagraph"/>
        <w:ind w:left="390"/>
        <w:rPr>
          <w:sz w:val="26"/>
          <w:szCs w:val="26"/>
        </w:rPr>
      </w:pPr>
    </w:p>
    <w:p w14:paraId="2F0FE619" w14:textId="0FFB0728" w:rsidR="001149B7" w:rsidRDefault="001149B7" w:rsidP="00194AF4">
      <w:pPr>
        <w:pStyle w:val="ListParagraph"/>
        <w:ind w:left="390"/>
        <w:rPr>
          <w:sz w:val="26"/>
          <w:szCs w:val="26"/>
        </w:rPr>
      </w:pPr>
    </w:p>
    <w:p w14:paraId="2C4E343E" w14:textId="4F36F687" w:rsidR="001149B7" w:rsidDel="00D53DFA" w:rsidRDefault="001149B7" w:rsidP="00194AF4">
      <w:pPr>
        <w:pStyle w:val="ListParagraph"/>
        <w:ind w:left="390"/>
        <w:rPr>
          <w:del w:id="96" w:author="OS" w:date="2019-12-17T16:30:00Z"/>
          <w:sz w:val="26"/>
          <w:szCs w:val="26"/>
        </w:rPr>
      </w:pPr>
    </w:p>
    <w:p w14:paraId="1A96CB5F" w14:textId="77777777" w:rsidR="001149B7" w:rsidRPr="00D53DFA" w:rsidRDefault="001149B7" w:rsidP="00D53DFA">
      <w:pPr>
        <w:rPr>
          <w:sz w:val="26"/>
          <w:szCs w:val="26"/>
        </w:rPr>
      </w:pPr>
    </w:p>
    <w:p w14:paraId="4BBD986C" w14:textId="255CE052" w:rsidR="00194AF4" w:rsidRPr="001011B5" w:rsidRDefault="00194AF4" w:rsidP="000E6885">
      <w:pPr>
        <w:pStyle w:val="ListParagraph"/>
        <w:numPr>
          <w:ilvl w:val="1"/>
          <w:numId w:val="50"/>
        </w:numPr>
        <w:outlineLvl w:val="1"/>
        <w:rPr>
          <w:b/>
          <w:bCs/>
          <w:i/>
          <w:iCs/>
          <w:sz w:val="26"/>
          <w:szCs w:val="26"/>
        </w:rPr>
      </w:pPr>
      <w:bookmarkStart w:id="97" w:name="_Toc27552939"/>
      <w:r w:rsidRPr="001011B5">
        <w:rPr>
          <w:b/>
          <w:bCs/>
          <w:i/>
          <w:iCs/>
          <w:sz w:val="26"/>
          <w:szCs w:val="26"/>
        </w:rPr>
        <w:t>Trang quản lí nhân sự</w:t>
      </w:r>
      <w:bookmarkEnd w:id="97"/>
    </w:p>
    <w:p w14:paraId="438D4E43" w14:textId="77777777" w:rsidR="00194AF4" w:rsidRDefault="00194AF4" w:rsidP="00194AF4">
      <w:pPr>
        <w:rPr>
          <w:sz w:val="26"/>
          <w:szCs w:val="26"/>
        </w:rPr>
      </w:pPr>
    </w:p>
    <w:p w14:paraId="41789F64" w14:textId="77777777" w:rsidR="00D53DFA" w:rsidRDefault="001149B7" w:rsidP="00D53DFA">
      <w:pPr>
        <w:keepNext/>
      </w:pPr>
      <w:r>
        <w:rPr>
          <w:noProof/>
        </w:rPr>
        <w:drawing>
          <wp:inline distT="0" distB="0" distL="0" distR="0" wp14:anchorId="75330720" wp14:editId="0B7ED877">
            <wp:extent cx="5760720" cy="323913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39135"/>
                    </a:xfrm>
                    <a:prstGeom prst="rect">
                      <a:avLst/>
                    </a:prstGeom>
                  </pic:spPr>
                </pic:pic>
              </a:graphicData>
            </a:graphic>
          </wp:inline>
        </w:drawing>
      </w:r>
    </w:p>
    <w:p w14:paraId="51E66CC5" w14:textId="7F60388F" w:rsidR="00194AF4"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Pr>
          <w:noProof/>
          <w:sz w:val="26"/>
          <w:szCs w:val="26"/>
        </w:rPr>
        <w:t>7</w:t>
      </w:r>
      <w:r>
        <w:rPr>
          <w:sz w:val="26"/>
          <w:szCs w:val="26"/>
        </w:rPr>
        <w:fldChar w:fldCharType="end"/>
      </w:r>
      <w:r>
        <w:rPr>
          <w:sz w:val="26"/>
          <w:szCs w:val="26"/>
        </w:rPr>
        <w:t>. Giao diện trang quản lí nhân sự</w:t>
      </w:r>
    </w:p>
    <w:p w14:paraId="47E52F7C" w14:textId="77777777" w:rsidR="001149B7" w:rsidRDefault="001149B7" w:rsidP="00194AF4">
      <w:pPr>
        <w:rPr>
          <w:sz w:val="26"/>
          <w:szCs w:val="26"/>
        </w:rPr>
      </w:pPr>
    </w:p>
    <w:p w14:paraId="10483EC0" w14:textId="04D82443" w:rsidR="001149B7" w:rsidRPr="001011B5" w:rsidRDefault="001149B7" w:rsidP="000E6885">
      <w:pPr>
        <w:pStyle w:val="ListParagraph"/>
        <w:numPr>
          <w:ilvl w:val="1"/>
          <w:numId w:val="50"/>
        </w:numPr>
        <w:outlineLvl w:val="1"/>
        <w:rPr>
          <w:b/>
          <w:bCs/>
          <w:i/>
          <w:iCs/>
          <w:sz w:val="26"/>
          <w:szCs w:val="26"/>
        </w:rPr>
      </w:pPr>
      <w:bookmarkStart w:id="98" w:name="_Toc27552940"/>
      <w:r w:rsidRPr="001011B5">
        <w:rPr>
          <w:b/>
          <w:bCs/>
          <w:i/>
          <w:iCs/>
          <w:sz w:val="26"/>
          <w:szCs w:val="26"/>
        </w:rPr>
        <w:t>Trang cấu hình gian hàng</w:t>
      </w:r>
      <w:bookmarkEnd w:id="98"/>
    </w:p>
    <w:p w14:paraId="7A6DD810" w14:textId="77777777" w:rsidR="001149B7" w:rsidRDefault="001149B7" w:rsidP="001149B7">
      <w:pPr>
        <w:rPr>
          <w:sz w:val="26"/>
          <w:szCs w:val="26"/>
        </w:rPr>
      </w:pPr>
    </w:p>
    <w:p w14:paraId="07650D48" w14:textId="77777777" w:rsidR="00D53DFA" w:rsidRDefault="001149B7" w:rsidP="00D53DFA">
      <w:pPr>
        <w:keepNext/>
      </w:pPr>
      <w:r>
        <w:rPr>
          <w:noProof/>
        </w:rPr>
        <w:drawing>
          <wp:inline distT="0" distB="0" distL="0" distR="0" wp14:anchorId="4171C7A1" wp14:editId="27906572">
            <wp:extent cx="5760720" cy="323913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39135"/>
                    </a:xfrm>
                    <a:prstGeom prst="rect">
                      <a:avLst/>
                    </a:prstGeom>
                  </pic:spPr>
                </pic:pic>
              </a:graphicData>
            </a:graphic>
          </wp:inline>
        </w:drawing>
      </w:r>
    </w:p>
    <w:p w14:paraId="38FFD10D" w14:textId="6A020FE8" w:rsidR="001149B7"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Pr>
          <w:noProof/>
          <w:sz w:val="26"/>
          <w:szCs w:val="26"/>
        </w:rPr>
        <w:t>8</w:t>
      </w:r>
      <w:r>
        <w:rPr>
          <w:sz w:val="26"/>
          <w:szCs w:val="26"/>
        </w:rPr>
        <w:fldChar w:fldCharType="end"/>
      </w:r>
      <w:r>
        <w:rPr>
          <w:sz w:val="26"/>
          <w:szCs w:val="26"/>
        </w:rPr>
        <w:t>. Giao diện trang quản lí cấu hình gian hàng</w:t>
      </w:r>
    </w:p>
    <w:p w14:paraId="301D9CE5" w14:textId="7B18DC7F" w:rsidR="00D53DFA" w:rsidRDefault="00D53DFA" w:rsidP="00D53DFA"/>
    <w:p w14:paraId="03CFF624" w14:textId="77777777" w:rsidR="00D53DFA" w:rsidRPr="00D53DFA" w:rsidRDefault="00D53DFA" w:rsidP="00D53DFA"/>
    <w:p w14:paraId="2B9441C9" w14:textId="77777777" w:rsidR="00D53DFA" w:rsidRDefault="00D53DFA" w:rsidP="001149B7">
      <w:pPr>
        <w:rPr>
          <w:sz w:val="26"/>
          <w:szCs w:val="26"/>
        </w:rPr>
      </w:pPr>
    </w:p>
    <w:p w14:paraId="32056D6E" w14:textId="77777777" w:rsidR="00D53DFA" w:rsidRDefault="00D53DFA" w:rsidP="00D53DFA">
      <w:pPr>
        <w:pStyle w:val="ListParagraph"/>
        <w:numPr>
          <w:ilvl w:val="1"/>
          <w:numId w:val="50"/>
        </w:numPr>
        <w:outlineLvl w:val="1"/>
        <w:rPr>
          <w:b/>
          <w:bCs/>
          <w:sz w:val="26"/>
          <w:szCs w:val="26"/>
        </w:rPr>
      </w:pPr>
      <w:bookmarkStart w:id="99" w:name="_Toc27552941"/>
      <w:r w:rsidRPr="00D53DFA">
        <w:rPr>
          <w:b/>
          <w:bCs/>
          <w:sz w:val="26"/>
          <w:szCs w:val="26"/>
        </w:rPr>
        <w:t>Trang quản lý khách hàng</w:t>
      </w:r>
      <w:bookmarkEnd w:id="99"/>
    </w:p>
    <w:p w14:paraId="3E726958" w14:textId="77777777" w:rsidR="00D53DFA" w:rsidRDefault="00D53DFA" w:rsidP="00D53DFA">
      <w:pPr>
        <w:rPr>
          <w:b/>
          <w:bCs/>
          <w:sz w:val="26"/>
          <w:szCs w:val="26"/>
        </w:rPr>
      </w:pPr>
    </w:p>
    <w:p w14:paraId="58542D9A" w14:textId="77777777" w:rsidR="00D53DFA" w:rsidRDefault="00D53DFA" w:rsidP="00D53DFA">
      <w:r>
        <w:rPr>
          <w:noProof/>
        </w:rPr>
        <w:drawing>
          <wp:inline distT="0" distB="0" distL="0" distR="0" wp14:anchorId="600BF076" wp14:editId="562FD0EE">
            <wp:extent cx="5760720" cy="280543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05430"/>
                    </a:xfrm>
                    <a:prstGeom prst="rect">
                      <a:avLst/>
                    </a:prstGeom>
                  </pic:spPr>
                </pic:pic>
              </a:graphicData>
            </a:graphic>
          </wp:inline>
        </w:drawing>
      </w:r>
    </w:p>
    <w:p w14:paraId="1F0030D1" w14:textId="319DF8DF" w:rsidR="00D53DFA" w:rsidRPr="00D53DFA" w:rsidRDefault="00D53DFA" w:rsidP="00D53DFA">
      <w:pPr>
        <w:pStyle w:val="Caption"/>
        <w:jc w:val="center"/>
        <w:rPr>
          <w:sz w:val="26"/>
          <w:szCs w:val="26"/>
        </w:rPr>
        <w:sectPr w:rsidR="00D53DFA" w:rsidRPr="00D53DFA" w:rsidSect="00F22BDE">
          <w:headerReference w:type="even" r:id="rId45"/>
          <w:headerReference w:type="default" r:id="rId46"/>
          <w:footerReference w:type="even" r:id="rId47"/>
          <w:footerReference w:type="default" r:id="rId48"/>
          <w:headerReference w:type="first" r:id="rId49"/>
          <w:footerReference w:type="first" r:id="rId50"/>
          <w:pgSz w:w="11907" w:h="16840" w:code="9"/>
          <w:pgMar w:top="1418" w:right="1134" w:bottom="1418" w:left="1701" w:header="907" w:footer="907" w:gutter="0"/>
          <w:pgNumType w:start="1"/>
          <w:cols w:space="720"/>
          <w:docGrid w:linePitch="360"/>
        </w:sectPr>
      </w:pPr>
      <w:r w:rsidRPr="00D53DFA">
        <w:rPr>
          <w:sz w:val="26"/>
          <w:szCs w:val="26"/>
        </w:rPr>
        <w:t>Hình 3.</w:t>
      </w:r>
      <w:r w:rsidRPr="00D53DFA">
        <w:rPr>
          <w:sz w:val="26"/>
          <w:szCs w:val="26"/>
        </w:rPr>
        <w:fldChar w:fldCharType="begin"/>
      </w:r>
      <w:r w:rsidRPr="00D53DFA">
        <w:rPr>
          <w:sz w:val="26"/>
          <w:szCs w:val="26"/>
        </w:rPr>
        <w:instrText xml:space="preserve"> SEQ c3 \* ARABIC </w:instrText>
      </w:r>
      <w:r w:rsidRPr="00D53DFA">
        <w:rPr>
          <w:sz w:val="26"/>
          <w:szCs w:val="26"/>
        </w:rPr>
        <w:fldChar w:fldCharType="separate"/>
      </w:r>
      <w:r w:rsidRPr="00D53DFA">
        <w:rPr>
          <w:noProof/>
          <w:sz w:val="26"/>
          <w:szCs w:val="26"/>
        </w:rPr>
        <w:t>9</w:t>
      </w:r>
      <w:r w:rsidRPr="00D53DFA">
        <w:rPr>
          <w:sz w:val="26"/>
          <w:szCs w:val="26"/>
        </w:rPr>
        <w:fldChar w:fldCharType="end"/>
      </w:r>
      <w:r w:rsidRPr="00D53DFA">
        <w:rPr>
          <w:sz w:val="26"/>
          <w:szCs w:val="26"/>
        </w:rPr>
        <w:t>. Giao diện trang quản lý khách hàng</w:t>
      </w:r>
    </w:p>
    <w:p w14:paraId="655D788C" w14:textId="77777777" w:rsidR="0035606C" w:rsidRPr="001011B5" w:rsidRDefault="003A2ABE" w:rsidP="00A03192">
      <w:pPr>
        <w:pStyle w:val="Heading1"/>
      </w:pPr>
      <w:bookmarkStart w:id="100" w:name="_Toc27552942"/>
      <w:r w:rsidRPr="001011B5">
        <w:lastRenderedPageBreak/>
        <w:t xml:space="preserve">CHƯƠNG 4: </w:t>
      </w:r>
      <w:r w:rsidR="0035606C" w:rsidRPr="001011B5">
        <w:t xml:space="preserve">KẾT LUẬN </w:t>
      </w:r>
      <w:r w:rsidRPr="001011B5">
        <w:t>VÀ HƯỚNG PHÁT TRIỂN</w:t>
      </w:r>
      <w:bookmarkEnd w:id="100"/>
    </w:p>
    <w:p w14:paraId="4DE67CA8" w14:textId="6BB42370" w:rsidR="0035606C" w:rsidRPr="001011B5" w:rsidRDefault="00194AF4" w:rsidP="001011B5">
      <w:pPr>
        <w:pStyle w:val="Heading2"/>
        <w:rPr>
          <w:rFonts w:ascii="Times New Roman" w:hAnsi="Times New Roman"/>
          <w:b/>
          <w:bCs/>
          <w:color w:val="000000"/>
        </w:rPr>
      </w:pPr>
      <w:bookmarkStart w:id="101" w:name="_Toc27552943"/>
      <w:r w:rsidRPr="001011B5">
        <w:rPr>
          <w:rFonts w:ascii="Times New Roman" w:hAnsi="Times New Roman"/>
          <w:b/>
          <w:bCs/>
          <w:color w:val="000000"/>
        </w:rPr>
        <w:t>4.1. Kết luận</w:t>
      </w:r>
      <w:bookmarkEnd w:id="101"/>
    </w:p>
    <w:p w14:paraId="1E492528" w14:textId="77777777" w:rsidR="00194AF4" w:rsidRPr="001011B5" w:rsidRDefault="00194AF4" w:rsidP="001011B5">
      <w:pPr>
        <w:pStyle w:val="Heading3"/>
      </w:pPr>
      <w:bookmarkStart w:id="102" w:name="_Toc27552944"/>
      <w:r w:rsidRPr="001011B5">
        <w:t>4.1.2. Kết quả đạt được</w:t>
      </w:r>
      <w:bookmarkEnd w:id="102"/>
    </w:p>
    <w:p w14:paraId="77232720" w14:textId="77777777" w:rsidR="00194AF4" w:rsidRPr="00981606" w:rsidRDefault="00194AF4" w:rsidP="009C5673">
      <w:pPr>
        <w:pStyle w:val="ListParagraph"/>
        <w:numPr>
          <w:ilvl w:val="0"/>
          <w:numId w:val="3"/>
        </w:numPr>
        <w:tabs>
          <w:tab w:val="left" w:pos="540"/>
        </w:tabs>
        <w:spacing w:after="120" w:line="26" w:lineRule="atLeast"/>
        <w:jc w:val="both"/>
        <w:rPr>
          <w:color w:val="000000"/>
          <w:sz w:val="26"/>
          <w:szCs w:val="26"/>
        </w:rPr>
      </w:pPr>
      <w:r w:rsidRPr="00981606">
        <w:rPr>
          <w:color w:val="000000"/>
          <w:sz w:val="26"/>
          <w:szCs w:val="26"/>
        </w:rPr>
        <w:t xml:space="preserve">Đồ án đã giải quyết cơ bản các vấn đề đặt ra như quản lí đơn hàng, sản phẩm </w:t>
      </w:r>
      <w:r w:rsidR="00A712DF">
        <w:rPr>
          <w:color w:val="000000"/>
          <w:sz w:val="26"/>
          <w:szCs w:val="26"/>
        </w:rPr>
        <w:t>một</w:t>
      </w:r>
      <w:r w:rsidRPr="00981606">
        <w:rPr>
          <w:color w:val="000000"/>
          <w:sz w:val="26"/>
          <w:szCs w:val="26"/>
        </w:rPr>
        <w:t xml:space="preserve"> cách trực quan và nhanh chóng, các dữ liệu được lấy chính xác và đầy đủ từ các sàn thương mại điện tử (hiện tại là Sen Đỏ và Shopee). </w:t>
      </w:r>
    </w:p>
    <w:p w14:paraId="1AA0EE4A"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Các chức năng cơ bản như quản lí sản phẩm, đơn hàng, khách hàng, chi phí, nhân sự, thống kê đều hoạt động ổn định, hiệu năng cao</w:t>
      </w:r>
    </w:p>
    <w:p w14:paraId="2AE24382" w14:textId="77777777" w:rsidR="00194AF4" w:rsidRPr="001011B5" w:rsidRDefault="00194AF4" w:rsidP="001011B5">
      <w:pPr>
        <w:pStyle w:val="Heading3"/>
      </w:pPr>
      <w:bookmarkStart w:id="103" w:name="_Toc27552945"/>
      <w:r w:rsidRPr="001011B5">
        <w:t>4.1.3. Những hạn chế</w:t>
      </w:r>
      <w:bookmarkEnd w:id="103"/>
    </w:p>
    <w:p w14:paraId="454495A9"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 xml:space="preserve">Chương trình sẽ có hiệu năng chậm nếu </w:t>
      </w:r>
      <w:r w:rsidR="00981606">
        <w:rPr>
          <w:color w:val="000000"/>
          <w:sz w:val="26"/>
          <w:szCs w:val="26"/>
        </w:rPr>
        <w:t>nếu phải đồng bộ quá nhiều tài khoản shop bán hàng cùng 1 lúc</w:t>
      </w:r>
    </w:p>
    <w:p w14:paraId="732E6083"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Giao diện chưa đẹp mắt</w:t>
      </w:r>
    </w:p>
    <w:p w14:paraId="553985EA" w14:textId="77777777" w:rsidR="00194AF4" w:rsidRPr="00981606" w:rsidRDefault="00194AF4" w:rsidP="001011B5">
      <w:pPr>
        <w:pStyle w:val="Heading2"/>
        <w:rPr>
          <w:rFonts w:ascii="Times New Roman" w:hAnsi="Times New Roman"/>
          <w:b/>
          <w:bCs/>
          <w:color w:val="000000"/>
        </w:rPr>
      </w:pPr>
      <w:bookmarkStart w:id="104" w:name="_Toc27552946"/>
      <w:r w:rsidRPr="00981606">
        <w:rPr>
          <w:rFonts w:ascii="Times New Roman" w:hAnsi="Times New Roman"/>
          <w:b/>
          <w:bCs/>
          <w:color w:val="000000"/>
        </w:rPr>
        <w:t>4.2. Hướng phát triển</w:t>
      </w:r>
      <w:bookmarkEnd w:id="104"/>
    </w:p>
    <w:p w14:paraId="1AD33375"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Khắc phục vấn đề hiệu năng khi phải load sản phẩm, đơn hàng của nhiều shop cùng 1 lúc</w:t>
      </w:r>
    </w:p>
    <w:p w14:paraId="3369D3FD" w14:textId="77777777" w:rsidR="0035606C" w:rsidRPr="001A03C3" w:rsidRDefault="00194AF4" w:rsidP="009C5673">
      <w:pPr>
        <w:pStyle w:val="ListParagraph"/>
        <w:numPr>
          <w:ilvl w:val="0"/>
          <w:numId w:val="10"/>
        </w:numPr>
        <w:tabs>
          <w:tab w:val="left" w:pos="540"/>
          <w:tab w:val="left" w:pos="4830"/>
        </w:tabs>
        <w:spacing w:after="120" w:line="26" w:lineRule="atLeast"/>
        <w:jc w:val="both"/>
        <w:rPr>
          <w:b/>
          <w:color w:val="000000"/>
          <w:sz w:val="26"/>
          <w:szCs w:val="26"/>
        </w:rPr>
      </w:pPr>
      <w:r w:rsidRPr="001A03C3">
        <w:rPr>
          <w:color w:val="000000"/>
          <w:sz w:val="26"/>
          <w:szCs w:val="26"/>
        </w:rPr>
        <w:t>Thêm sàn thương mại điện tử Lazada cũng như các sàn khác</w:t>
      </w:r>
      <w:r w:rsidR="001A03C3">
        <w:rPr>
          <w:color w:val="000000"/>
          <w:sz w:val="26"/>
          <w:szCs w:val="26"/>
        </w:rPr>
        <w:t>…</w:t>
      </w:r>
    </w:p>
    <w:p w14:paraId="7DF66B7F" w14:textId="77777777" w:rsidR="0035606C"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186D820"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D1E4087"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6C9E7373"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15BFFF03"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01A6CFDD"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781067B"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BE29B8A"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F75D014"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5BC6C07" w14:textId="77777777" w:rsidR="00981606" w:rsidRPr="00FE6760"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38891D70" w14:textId="5238A0A7" w:rsidR="0035606C"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617802E7" w14:textId="541448C2"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9382972" w14:textId="6A9AD4A0"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0DBF2A3" w14:textId="20F8425D"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6F16B9E2" w14:textId="55E5F39C"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1BF7FB6" w14:textId="5A93535D"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60F20680" w14:textId="3FF05609"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111FC913" w14:textId="77777777" w:rsidR="00221A45" w:rsidRPr="00FE6760"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F3B23CE"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8D0CA35" w14:textId="77777777" w:rsidR="0035606C" w:rsidRPr="00FE6760" w:rsidRDefault="0035606C" w:rsidP="006E01B1">
      <w:pPr>
        <w:rPr>
          <w:rFonts w:ascii="Times New Roman" w:hAnsi="Times New Roman"/>
          <w:sz w:val="26"/>
          <w:szCs w:val="26"/>
        </w:rPr>
        <w:sectPr w:rsidR="0035606C" w:rsidRPr="00FE6760" w:rsidSect="00F22BDE">
          <w:headerReference w:type="even" r:id="rId51"/>
          <w:headerReference w:type="default" r:id="rId52"/>
          <w:footerReference w:type="even" r:id="rId53"/>
          <w:footerReference w:type="default" r:id="rId54"/>
          <w:headerReference w:type="first" r:id="rId55"/>
          <w:footerReference w:type="first" r:id="rId56"/>
          <w:pgSz w:w="11907" w:h="16840" w:code="9"/>
          <w:pgMar w:top="1418" w:right="1134" w:bottom="1418" w:left="1701" w:header="907" w:footer="907" w:gutter="0"/>
          <w:cols w:space="720"/>
          <w:docGrid w:linePitch="360"/>
        </w:sectPr>
      </w:pPr>
    </w:p>
    <w:p w14:paraId="6CEA2838" w14:textId="77777777" w:rsidR="00424358" w:rsidRPr="001011B5" w:rsidRDefault="00424358" w:rsidP="00A03192">
      <w:pPr>
        <w:pStyle w:val="Heading1"/>
      </w:pPr>
      <w:bookmarkStart w:id="105" w:name="_Toc27552947"/>
      <w:r w:rsidRPr="001011B5">
        <w:lastRenderedPageBreak/>
        <w:t>TÀI LIỆU THAM KHẢO</w:t>
      </w:r>
      <w:bookmarkEnd w:id="105"/>
    </w:p>
    <w:p w14:paraId="5A03C9E6" w14:textId="699080C8" w:rsidR="00424358" w:rsidRDefault="00424358" w:rsidP="006E01B1">
      <w:pPr>
        <w:spacing w:after="120" w:line="276" w:lineRule="auto"/>
        <w:rPr>
          <w:rFonts w:ascii="Times New Roman" w:hAnsi="Times New Roman"/>
          <w:color w:val="000000"/>
          <w:sz w:val="26"/>
          <w:szCs w:val="26"/>
        </w:rPr>
      </w:pPr>
    </w:p>
    <w:p w14:paraId="67A9659A" w14:textId="77777777" w:rsidR="001149B7" w:rsidRPr="00FE6760" w:rsidRDefault="001149B7" w:rsidP="006E01B1">
      <w:pPr>
        <w:spacing w:after="120" w:line="276" w:lineRule="auto"/>
        <w:rPr>
          <w:rFonts w:ascii="Times New Roman" w:hAnsi="Times New Roman"/>
          <w:sz w:val="26"/>
          <w:szCs w:val="26"/>
        </w:rPr>
      </w:pPr>
    </w:p>
    <w:p w14:paraId="1B928FB6" w14:textId="05314FD6" w:rsidR="001149B7" w:rsidRPr="00DA2556" w:rsidRDefault="001149B7" w:rsidP="006E01B1">
      <w:pPr>
        <w:tabs>
          <w:tab w:val="left" w:pos="4830"/>
        </w:tabs>
        <w:spacing w:after="120" w:line="276" w:lineRule="auto"/>
        <w:jc w:val="both"/>
        <w:rPr>
          <w:rFonts w:ascii="Times New Roman" w:hAnsi="Times New Roman"/>
          <w:sz w:val="26"/>
          <w:szCs w:val="26"/>
        </w:rPr>
      </w:pPr>
      <w:bookmarkStart w:id="106" w:name="_GoBack"/>
      <w:bookmarkEnd w:id="106"/>
      <w:r w:rsidRPr="00DA2556">
        <w:rPr>
          <w:rFonts w:ascii="Times New Roman" w:hAnsi="Times New Roman"/>
          <w:sz w:val="26"/>
          <w:szCs w:val="26"/>
        </w:rPr>
        <w:t>Laravel.com</w:t>
      </w:r>
    </w:p>
    <w:p w14:paraId="4FD07CDD" w14:textId="63C81FF0" w:rsidR="001149B7" w:rsidRPr="00DA2556" w:rsidRDefault="001149B7" w:rsidP="006E01B1">
      <w:pPr>
        <w:tabs>
          <w:tab w:val="left" w:pos="4830"/>
        </w:tabs>
        <w:spacing w:after="120" w:line="276" w:lineRule="auto"/>
        <w:jc w:val="both"/>
        <w:rPr>
          <w:rFonts w:ascii="Times New Roman" w:hAnsi="Times New Roman"/>
          <w:sz w:val="26"/>
          <w:szCs w:val="26"/>
        </w:rPr>
      </w:pPr>
      <w:r w:rsidRPr="00DA2556">
        <w:rPr>
          <w:rFonts w:ascii="Times New Roman" w:hAnsi="Times New Roman"/>
          <w:sz w:val="26"/>
          <w:szCs w:val="26"/>
        </w:rPr>
        <w:t>Angularjs.org</w:t>
      </w:r>
    </w:p>
    <w:p w14:paraId="15369051" w14:textId="77777777" w:rsidR="001149B7" w:rsidRPr="00DA2556" w:rsidRDefault="009108F5" w:rsidP="006E01B1">
      <w:pPr>
        <w:tabs>
          <w:tab w:val="left" w:pos="4830"/>
        </w:tabs>
        <w:spacing w:after="120" w:line="276" w:lineRule="auto"/>
        <w:jc w:val="both"/>
        <w:rPr>
          <w:rFonts w:ascii="Times New Roman" w:hAnsi="Times New Roman"/>
          <w:sz w:val="26"/>
          <w:szCs w:val="26"/>
        </w:rPr>
      </w:pPr>
      <w:hyperlink r:id="rId57" w:history="1">
        <w:r w:rsidR="001149B7" w:rsidRPr="00DA2556">
          <w:rPr>
            <w:rStyle w:val="Hyperlink"/>
            <w:rFonts w:ascii="Times New Roman" w:hAnsi="Times New Roman"/>
            <w:sz w:val="26"/>
            <w:szCs w:val="26"/>
          </w:rPr>
          <w:t>https://sendovn.atlassian.net/wiki/spaces/SSA/overview</w:t>
        </w:r>
      </w:hyperlink>
    </w:p>
    <w:p w14:paraId="14B245B7" w14:textId="48F8C90D" w:rsidR="001149B7" w:rsidRPr="00DA2556" w:rsidRDefault="009108F5" w:rsidP="006E01B1">
      <w:pPr>
        <w:tabs>
          <w:tab w:val="left" w:pos="4830"/>
        </w:tabs>
        <w:spacing w:after="120" w:line="276" w:lineRule="auto"/>
        <w:jc w:val="both"/>
        <w:rPr>
          <w:rFonts w:ascii="Times New Roman" w:hAnsi="Times New Roman"/>
          <w:color w:val="000000"/>
          <w:sz w:val="26"/>
          <w:szCs w:val="26"/>
        </w:rPr>
      </w:pPr>
      <w:hyperlink r:id="rId58" w:history="1">
        <w:r w:rsidR="001149B7" w:rsidRPr="00DA2556">
          <w:rPr>
            <w:rStyle w:val="Hyperlink"/>
            <w:rFonts w:ascii="Times New Roman" w:hAnsi="Times New Roman"/>
            <w:sz w:val="26"/>
            <w:szCs w:val="26"/>
          </w:rPr>
          <w:t>https://open.shopee.com/console/21479</w:t>
        </w:r>
      </w:hyperlink>
    </w:p>
    <w:p w14:paraId="721A6211" w14:textId="77777777" w:rsidR="00424358" w:rsidRPr="00FE6760" w:rsidRDefault="00424358" w:rsidP="006E01B1">
      <w:pPr>
        <w:spacing w:after="120" w:line="276" w:lineRule="auto"/>
        <w:jc w:val="both"/>
        <w:rPr>
          <w:rFonts w:ascii="Times New Roman" w:hAnsi="Times New Roman"/>
          <w:sz w:val="26"/>
          <w:szCs w:val="26"/>
        </w:rPr>
      </w:pPr>
    </w:p>
    <w:p w14:paraId="79311165" w14:textId="77777777" w:rsidR="00424358" w:rsidRPr="00FE6760" w:rsidRDefault="00424358" w:rsidP="006E01B1">
      <w:pPr>
        <w:spacing w:after="120" w:line="276" w:lineRule="auto"/>
        <w:jc w:val="both"/>
        <w:rPr>
          <w:rFonts w:ascii="Times New Roman" w:hAnsi="Times New Roman"/>
          <w:sz w:val="26"/>
          <w:szCs w:val="26"/>
        </w:rPr>
      </w:pPr>
    </w:p>
    <w:p w14:paraId="6A754D32" w14:textId="77777777" w:rsidR="000A7123" w:rsidRPr="00FE6760" w:rsidRDefault="000A7123" w:rsidP="006E01B1">
      <w:pPr>
        <w:rPr>
          <w:rFonts w:ascii="Times New Roman" w:hAnsi="Times New Roman"/>
          <w:sz w:val="26"/>
          <w:szCs w:val="26"/>
        </w:rPr>
      </w:pPr>
    </w:p>
    <w:p w14:paraId="311F5A98" w14:textId="77777777" w:rsidR="00A54C01" w:rsidRPr="00FE6760" w:rsidRDefault="00A54C01" w:rsidP="006E01B1">
      <w:pPr>
        <w:rPr>
          <w:rFonts w:ascii="Times New Roman" w:hAnsi="Times New Roman"/>
          <w:sz w:val="26"/>
          <w:szCs w:val="26"/>
        </w:rPr>
        <w:sectPr w:rsidR="00A54C01" w:rsidRPr="00FE6760" w:rsidSect="00F22BDE">
          <w:headerReference w:type="default" r:id="rId59"/>
          <w:footerReference w:type="default" r:id="rId60"/>
          <w:pgSz w:w="11907" w:h="16840" w:code="9"/>
          <w:pgMar w:top="1418" w:right="1134" w:bottom="1418" w:left="1701" w:header="720" w:footer="720" w:gutter="0"/>
          <w:cols w:space="720"/>
          <w:docGrid w:linePitch="360"/>
        </w:sectPr>
      </w:pPr>
    </w:p>
    <w:p w14:paraId="1AE3547C" w14:textId="77777777" w:rsidR="00A54C01" w:rsidRPr="001011B5" w:rsidRDefault="00A54C01" w:rsidP="00A03192">
      <w:pPr>
        <w:pStyle w:val="Heading1"/>
      </w:pPr>
      <w:bookmarkStart w:id="107" w:name="_Toc27552948"/>
      <w:r w:rsidRPr="001011B5">
        <w:lastRenderedPageBreak/>
        <w:t>PHỤ LỤC</w:t>
      </w:r>
      <w:r w:rsidR="00EA67C4" w:rsidRPr="001011B5">
        <w:t xml:space="preserve"> 1</w:t>
      </w:r>
      <w:bookmarkEnd w:id="107"/>
    </w:p>
    <w:p w14:paraId="1E2CD5AB" w14:textId="77777777" w:rsidR="00A54C01" w:rsidRDefault="00A54C01" w:rsidP="006E01B1">
      <w:pPr>
        <w:tabs>
          <w:tab w:val="left" w:pos="4830"/>
        </w:tabs>
        <w:spacing w:after="120" w:line="276" w:lineRule="auto"/>
        <w:jc w:val="both"/>
        <w:rPr>
          <w:rFonts w:ascii="Times New Roman" w:hAnsi="Times New Roman"/>
          <w:color w:val="000000"/>
          <w:sz w:val="26"/>
          <w:szCs w:val="26"/>
        </w:rPr>
      </w:pPr>
    </w:p>
    <w:p w14:paraId="390DB293" w14:textId="77777777" w:rsidR="00981606" w:rsidRPr="00FE6760" w:rsidRDefault="00981606" w:rsidP="006E01B1">
      <w:pPr>
        <w:tabs>
          <w:tab w:val="left" w:pos="4830"/>
        </w:tabs>
        <w:spacing w:after="120" w:line="276" w:lineRule="auto"/>
        <w:jc w:val="both"/>
        <w:rPr>
          <w:rFonts w:ascii="Times New Roman" w:hAnsi="Times New Roman"/>
          <w:color w:val="000000"/>
        </w:rPr>
      </w:pPr>
    </w:p>
    <w:p w14:paraId="5D8886BF"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6D4BE0F1" w14:textId="4596BF1E" w:rsidR="00A54C01" w:rsidRPr="00A54C01" w:rsidRDefault="00A54C01" w:rsidP="001149B7">
      <w:pPr>
        <w:spacing w:after="160" w:line="259" w:lineRule="auto"/>
        <w:rPr>
          <w:rFonts w:ascii="Times New Roman" w:hAnsi="Times New Roman"/>
          <w:color w:val="000000"/>
          <w:sz w:val="26"/>
          <w:szCs w:val="26"/>
        </w:rPr>
      </w:pPr>
    </w:p>
    <w:sectPr w:rsidR="00A54C01" w:rsidRPr="00A54C01" w:rsidSect="00F22BDE">
      <w:footerReference w:type="default" r:id="rId6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ABEE4" w14:textId="77777777" w:rsidR="009108F5" w:rsidRDefault="009108F5" w:rsidP="0042487A">
      <w:r>
        <w:separator/>
      </w:r>
    </w:p>
  </w:endnote>
  <w:endnote w:type="continuationSeparator" w:id="0">
    <w:p w14:paraId="6930AD40" w14:textId="77777777" w:rsidR="009108F5" w:rsidRDefault="009108F5"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TimesNewRoman,Bold">
    <w:altName w:val="Arial Unicode MS"/>
    <w:panose1 w:val="00000000000000000000"/>
    <w:charset w:val="88"/>
    <w:family w:val="auto"/>
    <w:notTrueType/>
    <w:pitch w:val="default"/>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214045"/>
      <w:docPartObj>
        <w:docPartGallery w:val="Page Numbers (Bottom of Page)"/>
        <w:docPartUnique/>
      </w:docPartObj>
    </w:sdtPr>
    <w:sdtEndPr>
      <w:rPr>
        <w:noProof/>
      </w:rPr>
    </w:sdtEndPr>
    <w:sdtContent>
      <w:p w14:paraId="103853AA" w14:textId="7DCDA92B" w:rsidR="00F47DC5" w:rsidRDefault="00A03192">
        <w:pPr>
          <w:pStyle w:val="Footer"/>
          <w:jc w:val="center"/>
        </w:pPr>
        <w:r>
          <w:t>i</w:t>
        </w:r>
      </w:p>
    </w:sdtContent>
  </w:sdt>
  <w:p w14:paraId="5BEE6D68" w14:textId="77777777" w:rsidR="00F47DC5" w:rsidRDefault="00F47DC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B6CC" w14:textId="77777777" w:rsidR="00F47DC5" w:rsidRPr="00FE6760" w:rsidRDefault="00F47DC5"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04620"/>
      <w:docPartObj>
        <w:docPartGallery w:val="Page Numbers (Bottom of Page)"/>
        <w:docPartUnique/>
      </w:docPartObj>
    </w:sdtPr>
    <w:sdtEndPr>
      <w:rPr>
        <w:noProof/>
      </w:rPr>
    </w:sdtEndPr>
    <w:sdtContent>
      <w:p w14:paraId="3953F73F" w14:textId="23950A5B" w:rsidR="00F47DC5" w:rsidRDefault="00A03192">
        <w:pPr>
          <w:pStyle w:val="Footer"/>
          <w:jc w:val="center"/>
        </w:pPr>
        <w:r>
          <w:t>vii</w:t>
        </w:r>
      </w:p>
    </w:sdtContent>
  </w:sdt>
  <w:p w14:paraId="654104E6" w14:textId="77777777" w:rsidR="00F47DC5" w:rsidRDefault="00F47D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C8272" w14:textId="77777777" w:rsidR="00F47DC5" w:rsidRDefault="00F47D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A2BC0" w14:textId="77777777" w:rsidR="00F47DC5" w:rsidRPr="00297E60" w:rsidRDefault="00F47DC5" w:rsidP="00140547">
    <w:pPr>
      <w:pStyle w:val="Footer"/>
      <w:pBdr>
        <w:top w:val="single" w:sz="4" w:space="1" w:color="auto"/>
      </w:pBdr>
      <w:rPr>
        <w:sz w:val="20"/>
        <w:szCs w:val="20"/>
      </w:rPr>
    </w:pPr>
    <w:r w:rsidRPr="00297E60">
      <w:rPr>
        <w:sz w:val="20"/>
        <w:szCs w:val="20"/>
      </w:rPr>
      <w:t xml:space="preserve">Sinh viên thực hiện: Nguyễn </w:t>
    </w:r>
    <w:r>
      <w:rPr>
        <w:sz w:val="20"/>
        <w:szCs w:val="20"/>
      </w:rPr>
      <w:t>Quang Phương</w:t>
    </w:r>
    <w:r>
      <w:rPr>
        <w:sz w:val="20"/>
        <w:szCs w:val="20"/>
      </w:rPr>
      <w:tab/>
      <w:t xml:space="preserve">          Giáo Viên Hướng Dẫn: Lê Thị Mỹ Hạnh</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1</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A2214" w14:textId="77777777" w:rsidR="00F47DC5" w:rsidRDefault="00F47DC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D0F01" w14:textId="77777777" w:rsidR="00F47DC5" w:rsidRDefault="00F47DC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87768" w14:textId="77777777" w:rsidR="00F47DC5" w:rsidRPr="00297E60" w:rsidRDefault="00F47DC5">
    <w:pPr>
      <w:pStyle w:val="Footer"/>
      <w:rPr>
        <w:sz w:val="20"/>
        <w:szCs w:val="20"/>
      </w:rPr>
    </w:pPr>
    <w:r w:rsidRPr="00297E60">
      <w:rPr>
        <w:sz w:val="20"/>
        <w:szCs w:val="20"/>
      </w:rPr>
      <w:t xml:space="preserve">Sinh viên thực hiện: Nguyễn </w:t>
    </w:r>
    <w:r>
      <w:rPr>
        <w:sz w:val="20"/>
        <w:szCs w:val="20"/>
      </w:rPr>
      <w:t>Quang Phương</w:t>
    </w:r>
    <w:r>
      <w:rPr>
        <w:sz w:val="20"/>
        <w:szCs w:val="20"/>
      </w:rPr>
      <w:tab/>
      <w:t xml:space="preserve">          Giáo Viên Hướng Dẫn: Lê Thị Mỹ Hạnh</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4</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455B9" w14:textId="77777777" w:rsidR="00F47DC5" w:rsidRDefault="00F47DC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E60A0" w14:textId="77777777" w:rsidR="00F47DC5" w:rsidRPr="0042487A" w:rsidRDefault="00F47DC5" w:rsidP="0042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F0E02" w14:textId="77777777" w:rsidR="009108F5" w:rsidRDefault="009108F5" w:rsidP="0042487A">
      <w:r>
        <w:separator/>
      </w:r>
    </w:p>
  </w:footnote>
  <w:footnote w:type="continuationSeparator" w:id="0">
    <w:p w14:paraId="289AA61D" w14:textId="77777777" w:rsidR="009108F5" w:rsidRDefault="009108F5"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9E966" w14:textId="77777777" w:rsidR="00F47DC5" w:rsidRDefault="00F47D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AC914" w14:textId="77777777" w:rsidR="00F47DC5" w:rsidRPr="003166BB" w:rsidRDefault="00F47DC5" w:rsidP="00140547">
    <w:pPr>
      <w:pStyle w:val="Header"/>
      <w:pBdr>
        <w:bottom w:val="single" w:sz="4" w:space="1" w:color="auto"/>
      </w:pBdr>
      <w:jc w:val="center"/>
      <w:rPr>
        <w:i/>
        <w:sz w:val="20"/>
        <w:szCs w:val="20"/>
        <w:u w:val="single"/>
      </w:rPr>
    </w:pPr>
    <w:r>
      <w:rPr>
        <w:i/>
        <w:sz w:val="20"/>
        <w:szCs w:val="20"/>
        <w:u w:val="single"/>
      </w:rPr>
      <w:t>Xây dựng Website quản lý bán hàng trên sàn thương mại điện tử</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17F40" w14:textId="77777777" w:rsidR="00F47DC5" w:rsidRDefault="00F47D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B7D7F" w14:textId="77777777" w:rsidR="00F47DC5" w:rsidRDefault="00F47DC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E3A32" w14:textId="77777777" w:rsidR="00F47DC5" w:rsidRPr="003166BB" w:rsidRDefault="00F47DC5" w:rsidP="00274563">
    <w:pPr>
      <w:pStyle w:val="Header"/>
      <w:pBdr>
        <w:bottom w:val="single" w:sz="4" w:space="1" w:color="auto"/>
      </w:pBdr>
      <w:jc w:val="center"/>
      <w:rPr>
        <w:i/>
        <w:sz w:val="20"/>
        <w:szCs w:val="20"/>
        <w:u w:val="single"/>
      </w:rPr>
    </w:pPr>
    <w:r>
      <w:rPr>
        <w:i/>
        <w:sz w:val="20"/>
        <w:szCs w:val="20"/>
        <w:u w:val="single"/>
      </w:rPr>
      <w:t>Xây dựng Website quản lý bán hàng trên sàn thương mại điện tử</w:t>
    </w:r>
  </w:p>
  <w:p w14:paraId="0ABB9025" w14:textId="77777777" w:rsidR="00F47DC5" w:rsidRPr="00274563" w:rsidRDefault="00F47DC5" w:rsidP="0027456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18ABA" w14:textId="77777777" w:rsidR="00F47DC5" w:rsidRDefault="00F47DC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E2BBC" w14:textId="77777777" w:rsidR="00F47DC5" w:rsidRPr="0042487A" w:rsidRDefault="00F47DC5" w:rsidP="00424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BE70437E"/>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lvlText w:val="%5."/>
      <w:lvlJc w:val="left"/>
      <w:pPr>
        <w:tabs>
          <w:tab w:val="num" w:pos="720"/>
        </w:tabs>
        <w:ind w:left="-72"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15:restartNumberingAfterBreak="0">
    <w:nsid w:val="00000001"/>
    <w:multiLevelType w:val="singleLevel"/>
    <w:tmpl w:val="67383D60"/>
    <w:name w:val="WW8Num1"/>
    <w:lvl w:ilvl="0">
      <w:start w:val="1"/>
      <w:numFmt w:val="decimal"/>
      <w:lvlText w:val="%1."/>
      <w:lvlJc w:val="left"/>
      <w:pPr>
        <w:tabs>
          <w:tab w:val="num" w:pos="3338"/>
        </w:tabs>
        <w:ind w:left="3338" w:hanging="360"/>
      </w:pPr>
      <w:rPr>
        <w:b w:val="0"/>
        <w:i w:val="0"/>
      </w:rPr>
    </w:lvl>
  </w:abstractNum>
  <w:abstractNum w:abstractNumId="2" w15:restartNumberingAfterBreak="0">
    <w:nsid w:val="0084698B"/>
    <w:multiLevelType w:val="hybridMultilevel"/>
    <w:tmpl w:val="71425ABA"/>
    <w:lvl w:ilvl="0" w:tplc="0409000B">
      <w:start w:val="1"/>
      <w:numFmt w:val="bullet"/>
      <w:lvlText w:val=""/>
      <w:lvlJc w:val="left"/>
      <w:pPr>
        <w:ind w:left="849" w:hanging="360"/>
      </w:pPr>
      <w:rPr>
        <w:rFonts w:ascii="Wingdings" w:hAnsi="Wingdings"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3" w15:restartNumberingAfterBreak="0">
    <w:nsid w:val="00D774B8"/>
    <w:multiLevelType w:val="multilevel"/>
    <w:tmpl w:val="EC0E7D24"/>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5B5590"/>
    <w:multiLevelType w:val="hybridMultilevel"/>
    <w:tmpl w:val="54FA6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95357"/>
    <w:multiLevelType w:val="multilevel"/>
    <w:tmpl w:val="8C6EF23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866724D"/>
    <w:multiLevelType w:val="hybridMultilevel"/>
    <w:tmpl w:val="DCD8C7EC"/>
    <w:lvl w:ilvl="0" w:tplc="FFFFFFFF">
      <w:start w:val="1"/>
      <w:numFmt w:val="decimal"/>
      <w:pStyle w:val="Reference"/>
      <w:lvlText w:val="[%1]"/>
      <w:lvlJc w:val="left"/>
      <w:pPr>
        <w:tabs>
          <w:tab w:val="num" w:pos="1080"/>
        </w:tabs>
        <w:ind w:left="360" w:hanging="360"/>
      </w:pPr>
      <w:rPr>
        <w:rFonts w:ascii="Times New Roman" w:hAnsi="Times New Roman" w:hint="default"/>
        <w:b w:val="0"/>
        <w:i w:val="0"/>
        <w:color w:val="auto"/>
        <w:sz w:val="24"/>
        <w:u w:val="none"/>
      </w:rPr>
    </w:lvl>
    <w:lvl w:ilvl="1" w:tplc="EF86776C">
      <w:start w:val="1"/>
      <w:numFmt w:val="decimal"/>
      <w:lvlText w:val="%2"/>
      <w:lvlJc w:val="left"/>
      <w:pPr>
        <w:tabs>
          <w:tab w:val="num" w:pos="-360"/>
        </w:tabs>
        <w:ind w:left="-360" w:firstLine="0"/>
      </w:pPr>
      <w:rPr>
        <w:rFonts w:hint="default"/>
      </w:r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1440"/>
        </w:tabs>
        <w:ind w:left="1440" w:hanging="360"/>
      </w:pPr>
    </w:lvl>
    <w:lvl w:ilvl="4" w:tplc="04090019" w:tentative="1">
      <w:start w:val="1"/>
      <w:numFmt w:val="lowerLetter"/>
      <w:lvlText w:val="%5."/>
      <w:lvlJc w:val="left"/>
      <w:pPr>
        <w:tabs>
          <w:tab w:val="num" w:pos="2160"/>
        </w:tabs>
        <w:ind w:left="2160" w:hanging="360"/>
      </w:pPr>
    </w:lvl>
    <w:lvl w:ilvl="5" w:tplc="0409001B" w:tentative="1">
      <w:start w:val="1"/>
      <w:numFmt w:val="lowerRoman"/>
      <w:lvlText w:val="%6."/>
      <w:lvlJc w:val="right"/>
      <w:pPr>
        <w:tabs>
          <w:tab w:val="num" w:pos="2880"/>
        </w:tabs>
        <w:ind w:left="2880" w:hanging="180"/>
      </w:pPr>
    </w:lvl>
    <w:lvl w:ilvl="6" w:tplc="0409000F" w:tentative="1">
      <w:start w:val="1"/>
      <w:numFmt w:val="decimal"/>
      <w:lvlText w:val="%7."/>
      <w:lvlJc w:val="left"/>
      <w:pPr>
        <w:tabs>
          <w:tab w:val="num" w:pos="3600"/>
        </w:tabs>
        <w:ind w:left="3600" w:hanging="360"/>
      </w:pPr>
    </w:lvl>
    <w:lvl w:ilvl="7" w:tplc="04090019" w:tentative="1">
      <w:start w:val="1"/>
      <w:numFmt w:val="lowerLetter"/>
      <w:lvlText w:val="%8."/>
      <w:lvlJc w:val="left"/>
      <w:pPr>
        <w:tabs>
          <w:tab w:val="num" w:pos="4320"/>
        </w:tabs>
        <w:ind w:left="4320" w:hanging="360"/>
      </w:pPr>
    </w:lvl>
    <w:lvl w:ilvl="8" w:tplc="0409001B" w:tentative="1">
      <w:start w:val="1"/>
      <w:numFmt w:val="lowerRoman"/>
      <w:lvlText w:val="%9."/>
      <w:lvlJc w:val="right"/>
      <w:pPr>
        <w:tabs>
          <w:tab w:val="num" w:pos="5040"/>
        </w:tabs>
        <w:ind w:left="5040" w:hanging="180"/>
      </w:pPr>
    </w:lvl>
  </w:abstractNum>
  <w:abstractNum w:abstractNumId="7" w15:restartNumberingAfterBreak="0">
    <w:nsid w:val="09A94539"/>
    <w:multiLevelType w:val="hybridMultilevel"/>
    <w:tmpl w:val="A1EEC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0F01D6"/>
    <w:multiLevelType w:val="hybridMultilevel"/>
    <w:tmpl w:val="10166824"/>
    <w:lvl w:ilvl="0" w:tplc="A432963E">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B">
      <w:start w:val="1"/>
      <w:numFmt w:val="bullet"/>
      <w:lvlText w:val=""/>
      <w:lvlJc w:val="left"/>
      <w:pPr>
        <w:ind w:left="3237" w:hanging="360"/>
      </w:pPr>
      <w:rPr>
        <w:rFonts w:ascii="Wingdings" w:hAnsi="Wingdings"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0CF135FE"/>
    <w:multiLevelType w:val="hybridMultilevel"/>
    <w:tmpl w:val="0FC680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0F17BE"/>
    <w:multiLevelType w:val="hybridMultilevel"/>
    <w:tmpl w:val="1BD28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C6843"/>
    <w:multiLevelType w:val="hybridMultilevel"/>
    <w:tmpl w:val="554A8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F483F"/>
    <w:multiLevelType w:val="hybridMultilevel"/>
    <w:tmpl w:val="A70E71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83590"/>
    <w:multiLevelType w:val="hybridMultilevel"/>
    <w:tmpl w:val="36281D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3427B"/>
    <w:multiLevelType w:val="hybridMultilevel"/>
    <w:tmpl w:val="DE480C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EB71DC"/>
    <w:multiLevelType w:val="hybridMultilevel"/>
    <w:tmpl w:val="5B7074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1603EA"/>
    <w:multiLevelType w:val="hybridMultilevel"/>
    <w:tmpl w:val="97A65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0073A3"/>
    <w:multiLevelType w:val="hybridMultilevel"/>
    <w:tmpl w:val="30160CCE"/>
    <w:lvl w:ilvl="0" w:tplc="0409000B">
      <w:start w:val="1"/>
      <w:numFmt w:val="bullet"/>
      <w:lvlText w:val=""/>
      <w:lvlJc w:val="left"/>
      <w:pPr>
        <w:ind w:left="849" w:hanging="360"/>
      </w:pPr>
      <w:rPr>
        <w:rFonts w:ascii="Wingdings" w:hAnsi="Wingdings"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8" w15:restartNumberingAfterBreak="0">
    <w:nsid w:val="29DA5B4D"/>
    <w:multiLevelType w:val="hybridMultilevel"/>
    <w:tmpl w:val="A8F2C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A5A3D"/>
    <w:multiLevelType w:val="hybridMultilevel"/>
    <w:tmpl w:val="49245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C1EA0"/>
    <w:multiLevelType w:val="hybridMultilevel"/>
    <w:tmpl w:val="D3528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F7B0D"/>
    <w:multiLevelType w:val="hybridMultilevel"/>
    <w:tmpl w:val="D5F0F9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665EDA"/>
    <w:multiLevelType w:val="hybridMultilevel"/>
    <w:tmpl w:val="8CF63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20FE4"/>
    <w:multiLevelType w:val="hybridMultilevel"/>
    <w:tmpl w:val="A16E87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BC12362"/>
    <w:multiLevelType w:val="multilevel"/>
    <w:tmpl w:val="45F41686"/>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bullet"/>
      <w:lvlText w:val=""/>
      <w:lvlJc w:val="left"/>
      <w:pPr>
        <w:ind w:left="1434" w:hanging="720"/>
      </w:pPr>
      <w:rPr>
        <w:rFonts w:ascii="Symbol" w:hAnsi="Symbol"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6" w15:restartNumberingAfterBreak="0">
    <w:nsid w:val="3C8B52D8"/>
    <w:multiLevelType w:val="hybridMultilevel"/>
    <w:tmpl w:val="731699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9521AD"/>
    <w:multiLevelType w:val="hybridMultilevel"/>
    <w:tmpl w:val="51E67E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0327326"/>
    <w:multiLevelType w:val="hybridMultilevel"/>
    <w:tmpl w:val="BAAA7B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300B24"/>
    <w:multiLevelType w:val="hybridMultilevel"/>
    <w:tmpl w:val="2718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32" w15:restartNumberingAfterBreak="0">
    <w:nsid w:val="512D6948"/>
    <w:multiLevelType w:val="multilevel"/>
    <w:tmpl w:val="7E701860"/>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3" w15:restartNumberingAfterBreak="0">
    <w:nsid w:val="514100FB"/>
    <w:multiLevelType w:val="hybridMultilevel"/>
    <w:tmpl w:val="E6C0E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15F6AD3"/>
    <w:multiLevelType w:val="hybridMultilevel"/>
    <w:tmpl w:val="0178CBB2"/>
    <w:lvl w:ilvl="0" w:tplc="6D40B2A0">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145263"/>
    <w:multiLevelType w:val="hybridMultilevel"/>
    <w:tmpl w:val="691E3A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CE93286"/>
    <w:multiLevelType w:val="hybridMultilevel"/>
    <w:tmpl w:val="29E80540"/>
    <w:lvl w:ilvl="0" w:tplc="B0C635B0">
      <w:start w:val="1"/>
      <w:numFmt w:val="bullet"/>
      <w:pStyle w:val="a"/>
      <w:lvlText w:val=""/>
      <w:lvlJc w:val="left"/>
      <w:pPr>
        <w:tabs>
          <w:tab w:val="num" w:pos="720"/>
        </w:tabs>
        <w:ind w:left="720" w:hanging="360"/>
      </w:pPr>
      <w:rPr>
        <w:rFonts w:ascii="Wingdings" w:hAnsi="Wingdings" w:hint="default"/>
      </w:rPr>
    </w:lvl>
    <w:lvl w:ilvl="1" w:tplc="9BF215F2">
      <w:start w:val="1"/>
      <w:numFmt w:val="bullet"/>
      <w:lvlText w:val=""/>
      <w:lvlJc w:val="left"/>
      <w:pPr>
        <w:tabs>
          <w:tab w:val="num" w:pos="1440"/>
        </w:tabs>
        <w:ind w:left="1440" w:hanging="360"/>
      </w:pPr>
      <w:rPr>
        <w:rFonts w:ascii="Wingdings" w:hAnsi="Wingdings" w:hint="default"/>
      </w:rPr>
    </w:lvl>
    <w:lvl w:ilvl="2" w:tplc="6C4881FA" w:tentative="1">
      <w:start w:val="1"/>
      <w:numFmt w:val="bullet"/>
      <w:lvlText w:val=""/>
      <w:lvlJc w:val="left"/>
      <w:pPr>
        <w:tabs>
          <w:tab w:val="num" w:pos="2160"/>
        </w:tabs>
        <w:ind w:left="2160" w:hanging="360"/>
      </w:pPr>
      <w:rPr>
        <w:rFonts w:ascii="Wingdings" w:hAnsi="Wingdings" w:hint="default"/>
      </w:rPr>
    </w:lvl>
    <w:lvl w:ilvl="3" w:tplc="CC5EBB8C" w:tentative="1">
      <w:start w:val="1"/>
      <w:numFmt w:val="bullet"/>
      <w:lvlText w:val=""/>
      <w:lvlJc w:val="left"/>
      <w:pPr>
        <w:tabs>
          <w:tab w:val="num" w:pos="2880"/>
        </w:tabs>
        <w:ind w:left="2880" w:hanging="360"/>
      </w:pPr>
      <w:rPr>
        <w:rFonts w:ascii="Wingdings" w:hAnsi="Wingdings" w:hint="default"/>
      </w:rPr>
    </w:lvl>
    <w:lvl w:ilvl="4" w:tplc="94DC38AE" w:tentative="1">
      <w:start w:val="1"/>
      <w:numFmt w:val="bullet"/>
      <w:lvlText w:val=""/>
      <w:lvlJc w:val="left"/>
      <w:pPr>
        <w:tabs>
          <w:tab w:val="num" w:pos="3600"/>
        </w:tabs>
        <w:ind w:left="3600" w:hanging="360"/>
      </w:pPr>
      <w:rPr>
        <w:rFonts w:ascii="Wingdings" w:hAnsi="Wingdings" w:hint="default"/>
      </w:rPr>
    </w:lvl>
    <w:lvl w:ilvl="5" w:tplc="F432AC64" w:tentative="1">
      <w:start w:val="1"/>
      <w:numFmt w:val="bullet"/>
      <w:lvlText w:val=""/>
      <w:lvlJc w:val="left"/>
      <w:pPr>
        <w:tabs>
          <w:tab w:val="num" w:pos="4320"/>
        </w:tabs>
        <w:ind w:left="4320" w:hanging="360"/>
      </w:pPr>
      <w:rPr>
        <w:rFonts w:ascii="Wingdings" w:hAnsi="Wingdings" w:hint="default"/>
      </w:rPr>
    </w:lvl>
    <w:lvl w:ilvl="6" w:tplc="225A3238" w:tentative="1">
      <w:start w:val="1"/>
      <w:numFmt w:val="bullet"/>
      <w:lvlText w:val=""/>
      <w:lvlJc w:val="left"/>
      <w:pPr>
        <w:tabs>
          <w:tab w:val="num" w:pos="5040"/>
        </w:tabs>
        <w:ind w:left="5040" w:hanging="360"/>
      </w:pPr>
      <w:rPr>
        <w:rFonts w:ascii="Wingdings" w:hAnsi="Wingdings" w:hint="default"/>
      </w:rPr>
    </w:lvl>
    <w:lvl w:ilvl="7" w:tplc="0D84E346" w:tentative="1">
      <w:start w:val="1"/>
      <w:numFmt w:val="bullet"/>
      <w:lvlText w:val=""/>
      <w:lvlJc w:val="left"/>
      <w:pPr>
        <w:tabs>
          <w:tab w:val="num" w:pos="5760"/>
        </w:tabs>
        <w:ind w:left="5760" w:hanging="360"/>
      </w:pPr>
      <w:rPr>
        <w:rFonts w:ascii="Wingdings" w:hAnsi="Wingdings" w:hint="default"/>
      </w:rPr>
    </w:lvl>
    <w:lvl w:ilvl="8" w:tplc="A7DE9B7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DE5642"/>
    <w:multiLevelType w:val="hybridMultilevel"/>
    <w:tmpl w:val="E8A478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4365F"/>
    <w:multiLevelType w:val="hybridMultilevel"/>
    <w:tmpl w:val="0F6C19D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D2808"/>
    <w:multiLevelType w:val="hybridMultilevel"/>
    <w:tmpl w:val="D652B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00171D"/>
    <w:multiLevelType w:val="hybridMultilevel"/>
    <w:tmpl w:val="627A7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C46C8C"/>
    <w:multiLevelType w:val="hybridMultilevel"/>
    <w:tmpl w:val="8B0A9E4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656E0928"/>
    <w:multiLevelType w:val="multilevel"/>
    <w:tmpl w:val="DFC65AD0"/>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bullet"/>
      <w:lvlText w:val=""/>
      <w:lvlJc w:val="left"/>
      <w:pPr>
        <w:ind w:left="1434" w:hanging="720"/>
      </w:pPr>
      <w:rPr>
        <w:rFonts w:ascii="Symbol" w:hAnsi="Symbol"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3" w15:restartNumberingAfterBreak="0">
    <w:nsid w:val="6598374C"/>
    <w:multiLevelType w:val="hybridMultilevel"/>
    <w:tmpl w:val="469ADF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1D2757"/>
    <w:multiLevelType w:val="hybridMultilevel"/>
    <w:tmpl w:val="C932F6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060F55"/>
    <w:multiLevelType w:val="hybridMultilevel"/>
    <w:tmpl w:val="7B1C5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2F6B42"/>
    <w:multiLevelType w:val="hybridMultilevel"/>
    <w:tmpl w:val="413E7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8E5177"/>
    <w:multiLevelType w:val="hybridMultilevel"/>
    <w:tmpl w:val="1E08A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744205"/>
    <w:multiLevelType w:val="hybridMultilevel"/>
    <w:tmpl w:val="18062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17F7071"/>
    <w:multiLevelType w:val="hybridMultilevel"/>
    <w:tmpl w:val="D384E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2B382F"/>
    <w:multiLevelType w:val="hybridMultilevel"/>
    <w:tmpl w:val="24BEE2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E95BBD"/>
    <w:multiLevelType w:val="multilevel"/>
    <w:tmpl w:val="45F41686"/>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bullet"/>
      <w:lvlText w:val=""/>
      <w:lvlJc w:val="left"/>
      <w:pPr>
        <w:ind w:left="1434" w:hanging="720"/>
      </w:pPr>
      <w:rPr>
        <w:rFonts w:ascii="Symbol" w:hAnsi="Symbol"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2" w15:restartNumberingAfterBreak="0">
    <w:nsid w:val="7FA71059"/>
    <w:multiLevelType w:val="hybridMultilevel"/>
    <w:tmpl w:val="A852FE0C"/>
    <w:lvl w:ilvl="0" w:tplc="172E9710">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4"/>
  </w:num>
  <w:num w:numId="3">
    <w:abstractNumId w:val="8"/>
  </w:num>
  <w:num w:numId="4">
    <w:abstractNumId w:val="33"/>
  </w:num>
  <w:num w:numId="5">
    <w:abstractNumId w:val="32"/>
  </w:num>
  <w:num w:numId="6">
    <w:abstractNumId w:val="25"/>
  </w:num>
  <w:num w:numId="7">
    <w:abstractNumId w:val="51"/>
  </w:num>
  <w:num w:numId="8">
    <w:abstractNumId w:val="42"/>
  </w:num>
  <w:num w:numId="9">
    <w:abstractNumId w:val="3"/>
  </w:num>
  <w:num w:numId="10">
    <w:abstractNumId w:val="41"/>
  </w:num>
  <w:num w:numId="11">
    <w:abstractNumId w:val="0"/>
  </w:num>
  <w:num w:numId="12">
    <w:abstractNumId w:val="6"/>
  </w:num>
  <w:num w:numId="13">
    <w:abstractNumId w:val="31"/>
  </w:num>
  <w:num w:numId="14">
    <w:abstractNumId w:val="36"/>
  </w:num>
  <w:num w:numId="15">
    <w:abstractNumId w:val="38"/>
  </w:num>
  <w:num w:numId="16">
    <w:abstractNumId w:val="27"/>
  </w:num>
  <w:num w:numId="17">
    <w:abstractNumId w:val="19"/>
  </w:num>
  <w:num w:numId="18">
    <w:abstractNumId w:val="22"/>
  </w:num>
  <w:num w:numId="19">
    <w:abstractNumId w:val="35"/>
  </w:num>
  <w:num w:numId="20">
    <w:abstractNumId w:val="26"/>
  </w:num>
  <w:num w:numId="21">
    <w:abstractNumId w:val="52"/>
  </w:num>
  <w:num w:numId="22">
    <w:abstractNumId w:val="15"/>
  </w:num>
  <w:num w:numId="23">
    <w:abstractNumId w:val="20"/>
  </w:num>
  <w:num w:numId="24">
    <w:abstractNumId w:val="16"/>
  </w:num>
  <w:num w:numId="25">
    <w:abstractNumId w:val="14"/>
  </w:num>
  <w:num w:numId="26">
    <w:abstractNumId w:val="48"/>
  </w:num>
  <w:num w:numId="27">
    <w:abstractNumId w:val="50"/>
  </w:num>
  <w:num w:numId="28">
    <w:abstractNumId w:val="21"/>
  </w:num>
  <w:num w:numId="29">
    <w:abstractNumId w:val="37"/>
  </w:num>
  <w:num w:numId="30">
    <w:abstractNumId w:val="39"/>
  </w:num>
  <w:num w:numId="31">
    <w:abstractNumId w:val="9"/>
  </w:num>
  <w:num w:numId="32">
    <w:abstractNumId w:val="18"/>
  </w:num>
  <w:num w:numId="33">
    <w:abstractNumId w:val="43"/>
  </w:num>
  <w:num w:numId="34">
    <w:abstractNumId w:val="11"/>
  </w:num>
  <w:num w:numId="35">
    <w:abstractNumId w:val="13"/>
  </w:num>
  <w:num w:numId="36">
    <w:abstractNumId w:val="2"/>
  </w:num>
  <w:num w:numId="37">
    <w:abstractNumId w:val="46"/>
  </w:num>
  <w:num w:numId="38">
    <w:abstractNumId w:val="17"/>
  </w:num>
  <w:num w:numId="39">
    <w:abstractNumId w:val="4"/>
  </w:num>
  <w:num w:numId="40">
    <w:abstractNumId w:val="49"/>
  </w:num>
  <w:num w:numId="41">
    <w:abstractNumId w:val="45"/>
  </w:num>
  <w:num w:numId="42">
    <w:abstractNumId w:val="10"/>
  </w:num>
  <w:num w:numId="43">
    <w:abstractNumId w:val="40"/>
  </w:num>
  <w:num w:numId="44">
    <w:abstractNumId w:val="28"/>
  </w:num>
  <w:num w:numId="45">
    <w:abstractNumId w:val="7"/>
  </w:num>
  <w:num w:numId="46">
    <w:abstractNumId w:val="44"/>
  </w:num>
  <w:num w:numId="47">
    <w:abstractNumId w:val="47"/>
  </w:num>
  <w:num w:numId="48">
    <w:abstractNumId w:val="23"/>
  </w:num>
  <w:num w:numId="49">
    <w:abstractNumId w:val="12"/>
  </w:num>
  <w:num w:numId="50">
    <w:abstractNumId w:val="5"/>
  </w:num>
  <w:num w:numId="51">
    <w:abstractNumId w:val="30"/>
  </w:num>
  <w:num w:numId="52">
    <w:abstractNumId w:val="29"/>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
    <w15:presenceInfo w15:providerId="None" w15:userId="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81C"/>
    <w:rsid w:val="00012E20"/>
    <w:rsid w:val="00014CC7"/>
    <w:rsid w:val="00051562"/>
    <w:rsid w:val="00083791"/>
    <w:rsid w:val="00087065"/>
    <w:rsid w:val="000A7123"/>
    <w:rsid w:val="000C2688"/>
    <w:rsid w:val="000D2DDE"/>
    <w:rsid w:val="000D6D7C"/>
    <w:rsid w:val="000E28D2"/>
    <w:rsid w:val="000E6885"/>
    <w:rsid w:val="000F5E9F"/>
    <w:rsid w:val="001011B5"/>
    <w:rsid w:val="001047EA"/>
    <w:rsid w:val="00111A60"/>
    <w:rsid w:val="00111AE0"/>
    <w:rsid w:val="001149B7"/>
    <w:rsid w:val="00114C6D"/>
    <w:rsid w:val="00140547"/>
    <w:rsid w:val="00160FD4"/>
    <w:rsid w:val="001779BD"/>
    <w:rsid w:val="00194AF4"/>
    <w:rsid w:val="001A03C3"/>
    <w:rsid w:val="001B7D9C"/>
    <w:rsid w:val="001C02FA"/>
    <w:rsid w:val="001D7C6D"/>
    <w:rsid w:val="001E0755"/>
    <w:rsid w:val="0021070E"/>
    <w:rsid w:val="00221A45"/>
    <w:rsid w:val="00234450"/>
    <w:rsid w:val="002520B4"/>
    <w:rsid w:val="00252666"/>
    <w:rsid w:val="002540D6"/>
    <w:rsid w:val="002607FE"/>
    <w:rsid w:val="00266E30"/>
    <w:rsid w:val="0027131C"/>
    <w:rsid w:val="00274563"/>
    <w:rsid w:val="00283861"/>
    <w:rsid w:val="00287017"/>
    <w:rsid w:val="00296CBC"/>
    <w:rsid w:val="002A3FCA"/>
    <w:rsid w:val="002A5917"/>
    <w:rsid w:val="002B6E91"/>
    <w:rsid w:val="002B7467"/>
    <w:rsid w:val="002B7C85"/>
    <w:rsid w:val="002D28A4"/>
    <w:rsid w:val="00306B8D"/>
    <w:rsid w:val="003261E4"/>
    <w:rsid w:val="003339C9"/>
    <w:rsid w:val="0035606C"/>
    <w:rsid w:val="00396CB6"/>
    <w:rsid w:val="00397D28"/>
    <w:rsid w:val="003A2ABE"/>
    <w:rsid w:val="003A6B6B"/>
    <w:rsid w:val="003D2772"/>
    <w:rsid w:val="003D4C4D"/>
    <w:rsid w:val="003E7505"/>
    <w:rsid w:val="004200A4"/>
    <w:rsid w:val="00424358"/>
    <w:rsid w:val="0042487A"/>
    <w:rsid w:val="00427F8C"/>
    <w:rsid w:val="00432501"/>
    <w:rsid w:val="004459F2"/>
    <w:rsid w:val="00466B12"/>
    <w:rsid w:val="0047506E"/>
    <w:rsid w:val="00481F7B"/>
    <w:rsid w:val="00491939"/>
    <w:rsid w:val="004C61CF"/>
    <w:rsid w:val="004E0E5B"/>
    <w:rsid w:val="005141E6"/>
    <w:rsid w:val="00531C31"/>
    <w:rsid w:val="00535604"/>
    <w:rsid w:val="00536545"/>
    <w:rsid w:val="00554945"/>
    <w:rsid w:val="005559D7"/>
    <w:rsid w:val="00560FA1"/>
    <w:rsid w:val="00563F1D"/>
    <w:rsid w:val="005914C7"/>
    <w:rsid w:val="0059161A"/>
    <w:rsid w:val="005A7FAA"/>
    <w:rsid w:val="005B210B"/>
    <w:rsid w:val="005E45BE"/>
    <w:rsid w:val="00600C5C"/>
    <w:rsid w:val="00672F10"/>
    <w:rsid w:val="006979E6"/>
    <w:rsid w:val="006B3BDA"/>
    <w:rsid w:val="006B4A1E"/>
    <w:rsid w:val="006B5432"/>
    <w:rsid w:val="006B6898"/>
    <w:rsid w:val="006C41A7"/>
    <w:rsid w:val="006D147A"/>
    <w:rsid w:val="006D66FB"/>
    <w:rsid w:val="006E01B1"/>
    <w:rsid w:val="006E192A"/>
    <w:rsid w:val="00717870"/>
    <w:rsid w:val="00724710"/>
    <w:rsid w:val="00757B45"/>
    <w:rsid w:val="00783381"/>
    <w:rsid w:val="008010A2"/>
    <w:rsid w:val="00802754"/>
    <w:rsid w:val="0081503A"/>
    <w:rsid w:val="008160EA"/>
    <w:rsid w:val="00833579"/>
    <w:rsid w:val="0083381C"/>
    <w:rsid w:val="00841582"/>
    <w:rsid w:val="0085763D"/>
    <w:rsid w:val="00865AF8"/>
    <w:rsid w:val="008665A1"/>
    <w:rsid w:val="008C7305"/>
    <w:rsid w:val="008E3D50"/>
    <w:rsid w:val="008E3FE5"/>
    <w:rsid w:val="008E67E4"/>
    <w:rsid w:val="008F2D9E"/>
    <w:rsid w:val="009076D8"/>
    <w:rsid w:val="009108F5"/>
    <w:rsid w:val="009242D8"/>
    <w:rsid w:val="009270F0"/>
    <w:rsid w:val="0094160F"/>
    <w:rsid w:val="00951EA4"/>
    <w:rsid w:val="0096221B"/>
    <w:rsid w:val="009751E8"/>
    <w:rsid w:val="00981606"/>
    <w:rsid w:val="009A72ED"/>
    <w:rsid w:val="009C5673"/>
    <w:rsid w:val="009E2547"/>
    <w:rsid w:val="009E6238"/>
    <w:rsid w:val="009F05B5"/>
    <w:rsid w:val="009F43C4"/>
    <w:rsid w:val="009F5142"/>
    <w:rsid w:val="00A03192"/>
    <w:rsid w:val="00A06475"/>
    <w:rsid w:val="00A425B1"/>
    <w:rsid w:val="00A50B3C"/>
    <w:rsid w:val="00A52947"/>
    <w:rsid w:val="00A54C01"/>
    <w:rsid w:val="00A54DE4"/>
    <w:rsid w:val="00A6783D"/>
    <w:rsid w:val="00A712DF"/>
    <w:rsid w:val="00AA0197"/>
    <w:rsid w:val="00AA5152"/>
    <w:rsid w:val="00AB02C7"/>
    <w:rsid w:val="00AB5A33"/>
    <w:rsid w:val="00AD583B"/>
    <w:rsid w:val="00AE2BBA"/>
    <w:rsid w:val="00AE532B"/>
    <w:rsid w:val="00AF6027"/>
    <w:rsid w:val="00B003AA"/>
    <w:rsid w:val="00B0257C"/>
    <w:rsid w:val="00B2128E"/>
    <w:rsid w:val="00B53F7A"/>
    <w:rsid w:val="00B563E3"/>
    <w:rsid w:val="00B57CB6"/>
    <w:rsid w:val="00B66A70"/>
    <w:rsid w:val="00B94B71"/>
    <w:rsid w:val="00BA0B0F"/>
    <w:rsid w:val="00BA571B"/>
    <w:rsid w:val="00BD4384"/>
    <w:rsid w:val="00C965F2"/>
    <w:rsid w:val="00CC7094"/>
    <w:rsid w:val="00CD1013"/>
    <w:rsid w:val="00CE573B"/>
    <w:rsid w:val="00D17D87"/>
    <w:rsid w:val="00D226F9"/>
    <w:rsid w:val="00D31BD8"/>
    <w:rsid w:val="00D37E0E"/>
    <w:rsid w:val="00D4070E"/>
    <w:rsid w:val="00D40CDF"/>
    <w:rsid w:val="00D52940"/>
    <w:rsid w:val="00D53DFA"/>
    <w:rsid w:val="00D53F5A"/>
    <w:rsid w:val="00D54559"/>
    <w:rsid w:val="00D62265"/>
    <w:rsid w:val="00D71C54"/>
    <w:rsid w:val="00D7663D"/>
    <w:rsid w:val="00D77478"/>
    <w:rsid w:val="00D81D54"/>
    <w:rsid w:val="00DA2556"/>
    <w:rsid w:val="00DA627D"/>
    <w:rsid w:val="00DA7CC6"/>
    <w:rsid w:val="00DB61D5"/>
    <w:rsid w:val="00E0719B"/>
    <w:rsid w:val="00E35168"/>
    <w:rsid w:val="00E359E5"/>
    <w:rsid w:val="00E67A14"/>
    <w:rsid w:val="00EA67C4"/>
    <w:rsid w:val="00F16FBF"/>
    <w:rsid w:val="00F22BDE"/>
    <w:rsid w:val="00F234BA"/>
    <w:rsid w:val="00F47DC5"/>
    <w:rsid w:val="00F56632"/>
    <w:rsid w:val="00F66286"/>
    <w:rsid w:val="00F95081"/>
    <w:rsid w:val="00FC6B89"/>
    <w:rsid w:val="00FD71F5"/>
    <w:rsid w:val="00FE6760"/>
    <w:rsid w:val="00FF2A8F"/>
    <w:rsid w:val="00FF4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DBA9A"/>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861"/>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autoRedefine/>
    <w:qFormat/>
    <w:rsid w:val="00A03192"/>
    <w:pPr>
      <w:tabs>
        <w:tab w:val="left" w:pos="9072"/>
      </w:tabs>
      <w:overflowPunct w:val="0"/>
      <w:autoSpaceDE w:val="0"/>
      <w:autoSpaceDN w:val="0"/>
      <w:adjustRightInd w:val="0"/>
      <w:spacing w:line="360" w:lineRule="auto"/>
      <w:jc w:val="center"/>
      <w:textAlignment w:val="baseline"/>
      <w:outlineLvl w:val="0"/>
    </w:pPr>
    <w:rPr>
      <w:rFonts w:ascii="Times New Roman" w:hAnsi="Times New Roman"/>
      <w:b/>
      <w:color w:val="000000"/>
      <w:sz w:val="28"/>
      <w:szCs w:val="28"/>
    </w:rPr>
  </w:style>
  <w:style w:type="paragraph" w:styleId="Heading2">
    <w:name w:val="heading 2"/>
    <w:basedOn w:val="Normal"/>
    <w:next w:val="Normal"/>
    <w:link w:val="Heading2Char"/>
    <w:unhideWhenUsed/>
    <w:qFormat/>
    <w:rsid w:val="00563F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Paragraph"/>
    <w:next w:val="Paragraph"/>
    <w:link w:val="Heading3Char"/>
    <w:autoRedefine/>
    <w:qFormat/>
    <w:rsid w:val="001011B5"/>
    <w:pPr>
      <w:keepNext/>
      <w:spacing w:before="240"/>
      <w:ind w:left="90" w:firstLine="270"/>
      <w:jc w:val="left"/>
      <w:outlineLvl w:val="2"/>
    </w:pPr>
    <w:rPr>
      <w:b/>
      <w:bCs/>
      <w:i/>
      <w:iCs/>
      <w:color w:val="000000"/>
      <w:sz w:val="26"/>
      <w:szCs w:val="26"/>
    </w:rPr>
  </w:style>
  <w:style w:type="paragraph" w:styleId="Heading4">
    <w:name w:val="heading 4"/>
    <w:basedOn w:val="Paragraph"/>
    <w:next w:val="Paragraph"/>
    <w:link w:val="Heading4Char"/>
    <w:qFormat/>
    <w:rsid w:val="000E28D2"/>
    <w:pPr>
      <w:keepNext/>
      <w:numPr>
        <w:ilvl w:val="3"/>
        <w:numId w:val="11"/>
      </w:numPr>
      <w:spacing w:before="240"/>
      <w:outlineLvl w:val="3"/>
    </w:pPr>
    <w:rPr>
      <w:b/>
      <w:i/>
      <w:sz w:val="26"/>
    </w:rPr>
  </w:style>
  <w:style w:type="paragraph" w:styleId="Heading5">
    <w:name w:val="heading 5"/>
    <w:basedOn w:val="Paragraph"/>
    <w:next w:val="Paragraph"/>
    <w:link w:val="Heading5Char"/>
    <w:autoRedefine/>
    <w:qFormat/>
    <w:rsid w:val="000E28D2"/>
    <w:pPr>
      <w:ind w:left="432" w:firstLine="0"/>
      <w:jc w:val="center"/>
      <w:outlineLvl w:val="4"/>
    </w:pPr>
    <w:rPr>
      <w:b/>
      <w:sz w:val="36"/>
    </w:rPr>
  </w:style>
  <w:style w:type="paragraph" w:styleId="Heading6">
    <w:name w:val="heading 6"/>
    <w:basedOn w:val="Normal"/>
    <w:next w:val="Normal"/>
    <w:link w:val="Heading6Char"/>
    <w:qFormat/>
    <w:rsid w:val="000E28D2"/>
    <w:pPr>
      <w:numPr>
        <w:ilvl w:val="5"/>
        <w:numId w:val="11"/>
      </w:numPr>
      <w:overflowPunct w:val="0"/>
      <w:autoSpaceDE w:val="0"/>
      <w:autoSpaceDN w:val="0"/>
      <w:adjustRightInd w:val="0"/>
      <w:spacing w:before="240" w:after="60" w:line="312" w:lineRule="auto"/>
      <w:textAlignment w:val="baseline"/>
      <w:outlineLvl w:val="5"/>
    </w:pPr>
    <w:rPr>
      <w:rFonts w:ascii="Arial" w:hAnsi="Arial"/>
      <w:i/>
      <w:szCs w:val="20"/>
    </w:rPr>
  </w:style>
  <w:style w:type="paragraph" w:styleId="Heading7">
    <w:name w:val="heading 7"/>
    <w:basedOn w:val="Normal"/>
    <w:next w:val="Normal"/>
    <w:link w:val="Heading7Char"/>
    <w:qFormat/>
    <w:rsid w:val="000E28D2"/>
    <w:pPr>
      <w:numPr>
        <w:ilvl w:val="6"/>
        <w:numId w:val="11"/>
      </w:numPr>
      <w:overflowPunct w:val="0"/>
      <w:autoSpaceDE w:val="0"/>
      <w:autoSpaceDN w:val="0"/>
      <w:adjustRightInd w:val="0"/>
      <w:spacing w:before="240" w:after="60" w:line="312" w:lineRule="auto"/>
      <w:textAlignment w:val="baseline"/>
      <w:outlineLvl w:val="6"/>
    </w:pPr>
    <w:rPr>
      <w:rFonts w:ascii="Arial" w:hAnsi="Arial"/>
      <w:sz w:val="20"/>
      <w:szCs w:val="20"/>
    </w:rPr>
  </w:style>
  <w:style w:type="paragraph" w:styleId="Heading8">
    <w:name w:val="heading 8"/>
    <w:basedOn w:val="Normal"/>
    <w:next w:val="Normal"/>
    <w:link w:val="Heading8Char"/>
    <w:qFormat/>
    <w:rsid w:val="000E28D2"/>
    <w:pPr>
      <w:numPr>
        <w:ilvl w:val="7"/>
        <w:numId w:val="11"/>
      </w:numPr>
      <w:overflowPunct w:val="0"/>
      <w:autoSpaceDE w:val="0"/>
      <w:autoSpaceDN w:val="0"/>
      <w:adjustRightInd w:val="0"/>
      <w:spacing w:before="240" w:after="60" w:line="312" w:lineRule="auto"/>
      <w:textAlignment w:val="baseline"/>
      <w:outlineLvl w:val="7"/>
    </w:pPr>
    <w:rPr>
      <w:rFonts w:ascii="Arial" w:hAnsi="Arial"/>
      <w:i/>
      <w:sz w:val="20"/>
      <w:szCs w:val="20"/>
    </w:rPr>
  </w:style>
  <w:style w:type="paragraph" w:styleId="Heading9">
    <w:name w:val="heading 9"/>
    <w:basedOn w:val="Normal"/>
    <w:next w:val="Normal"/>
    <w:link w:val="Heading9Char"/>
    <w:qFormat/>
    <w:rsid w:val="000E28D2"/>
    <w:pPr>
      <w:numPr>
        <w:ilvl w:val="8"/>
        <w:numId w:val="11"/>
      </w:numPr>
      <w:overflowPunct w:val="0"/>
      <w:autoSpaceDE w:val="0"/>
      <w:autoSpaceDN w:val="0"/>
      <w:adjustRightInd w:val="0"/>
      <w:spacing w:before="240" w:after="60" w:line="312" w:lineRule="auto"/>
      <w:textAlignment w:val="baseline"/>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3192"/>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rsid w:val="00563F1D"/>
    <w:rPr>
      <w:rFonts w:asciiTheme="majorHAnsi" w:eastAsiaTheme="majorEastAsia" w:hAnsiTheme="majorHAnsi" w:cstheme="majorBidi"/>
      <w:color w:val="2E74B5" w:themeColor="accent1" w:themeShade="BF"/>
      <w:sz w:val="26"/>
      <w:szCs w:val="26"/>
    </w:rPr>
  </w:style>
  <w:style w:type="paragraph" w:customStyle="1" w:styleId="Paragraph">
    <w:name w:val="Paragraph"/>
    <w:basedOn w:val="Normal"/>
    <w:rsid w:val="003261E4"/>
    <w:pPr>
      <w:overflowPunct w:val="0"/>
      <w:autoSpaceDE w:val="0"/>
      <w:autoSpaceDN w:val="0"/>
      <w:adjustRightInd w:val="0"/>
      <w:spacing w:before="120" w:line="264" w:lineRule="auto"/>
      <w:ind w:firstLine="357"/>
      <w:jc w:val="both"/>
      <w:textAlignment w:val="baseline"/>
    </w:pPr>
    <w:rPr>
      <w:rFonts w:ascii="Times New Roman" w:hAnsi="Times New Roman"/>
      <w:szCs w:val="20"/>
    </w:rPr>
  </w:style>
  <w:style w:type="character" w:customStyle="1" w:styleId="Heading3Char">
    <w:name w:val="Heading 3 Char"/>
    <w:basedOn w:val="DefaultParagraphFont"/>
    <w:link w:val="Heading3"/>
    <w:rsid w:val="001011B5"/>
    <w:rPr>
      <w:rFonts w:ascii="Times New Roman" w:eastAsia="Times New Roman" w:hAnsi="Times New Roman" w:cs="Times New Roman"/>
      <w:b/>
      <w:bCs/>
      <w:i/>
      <w:iCs/>
      <w:color w:val="000000"/>
      <w:sz w:val="26"/>
      <w:szCs w:val="26"/>
    </w:rPr>
  </w:style>
  <w:style w:type="character" w:customStyle="1" w:styleId="Heading4Char">
    <w:name w:val="Heading 4 Char"/>
    <w:basedOn w:val="DefaultParagraphFont"/>
    <w:link w:val="Heading4"/>
    <w:rsid w:val="000E28D2"/>
    <w:rPr>
      <w:rFonts w:ascii="Times New Roman" w:eastAsia="Times New Roman" w:hAnsi="Times New Roman" w:cs="Times New Roman"/>
      <w:b/>
      <w:i/>
      <w:sz w:val="26"/>
      <w:szCs w:val="20"/>
    </w:rPr>
  </w:style>
  <w:style w:type="character" w:customStyle="1" w:styleId="Heading5Char">
    <w:name w:val="Heading 5 Char"/>
    <w:basedOn w:val="DefaultParagraphFont"/>
    <w:link w:val="Heading5"/>
    <w:rsid w:val="000E28D2"/>
    <w:rPr>
      <w:rFonts w:ascii="Times New Roman" w:eastAsia="Times New Roman" w:hAnsi="Times New Roman" w:cs="Times New Roman"/>
      <w:b/>
      <w:sz w:val="36"/>
      <w:szCs w:val="20"/>
    </w:rPr>
  </w:style>
  <w:style w:type="character" w:customStyle="1" w:styleId="Heading6Char">
    <w:name w:val="Heading 6 Char"/>
    <w:basedOn w:val="DefaultParagraphFont"/>
    <w:link w:val="Heading6"/>
    <w:rsid w:val="000E28D2"/>
    <w:rPr>
      <w:rFonts w:ascii="Arial" w:eastAsia="Times New Roman" w:hAnsi="Arial" w:cs="Times New Roman"/>
      <w:i/>
      <w:sz w:val="24"/>
      <w:szCs w:val="20"/>
    </w:rPr>
  </w:style>
  <w:style w:type="character" w:customStyle="1" w:styleId="Heading7Char">
    <w:name w:val="Heading 7 Char"/>
    <w:basedOn w:val="DefaultParagraphFont"/>
    <w:link w:val="Heading7"/>
    <w:rsid w:val="000E28D2"/>
    <w:rPr>
      <w:rFonts w:ascii="Arial" w:eastAsia="Times New Roman" w:hAnsi="Arial" w:cs="Times New Roman"/>
      <w:sz w:val="20"/>
      <w:szCs w:val="20"/>
    </w:rPr>
  </w:style>
  <w:style w:type="character" w:customStyle="1" w:styleId="Heading8Char">
    <w:name w:val="Heading 8 Char"/>
    <w:basedOn w:val="DefaultParagraphFont"/>
    <w:link w:val="Heading8"/>
    <w:rsid w:val="000E28D2"/>
    <w:rPr>
      <w:rFonts w:ascii="Arial" w:eastAsia="Times New Roman" w:hAnsi="Arial" w:cs="Times New Roman"/>
      <w:i/>
      <w:sz w:val="20"/>
      <w:szCs w:val="20"/>
    </w:rPr>
  </w:style>
  <w:style w:type="character" w:customStyle="1" w:styleId="Heading9Char">
    <w:name w:val="Heading 9 Char"/>
    <w:basedOn w:val="DefaultParagraphFont"/>
    <w:link w:val="Heading9"/>
    <w:rsid w:val="000E28D2"/>
    <w:rPr>
      <w:rFonts w:ascii="Arial" w:eastAsia="Times New Roman" w:hAnsi="Arial" w:cs="Times New Roman"/>
      <w:i/>
      <w:sz w:val="18"/>
      <w:szCs w:val="20"/>
    </w:rPr>
  </w:style>
  <w:style w:type="paragraph" w:styleId="Header">
    <w:name w:val="header"/>
    <w:basedOn w:val="Normal"/>
    <w:link w:val="HeaderChar"/>
    <w:uiPriority w:val="99"/>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BODY"/>
    <w:basedOn w:val="Normal"/>
    <w:link w:val="ListParagraphChar"/>
    <w:uiPriority w:val="34"/>
    <w:qFormat/>
    <w:rsid w:val="000A7123"/>
    <w:pPr>
      <w:ind w:left="720"/>
      <w:contextualSpacing/>
    </w:pPr>
    <w:rPr>
      <w:rFonts w:ascii="Times New Roman" w:hAnsi="Times New Roman"/>
    </w:rPr>
  </w:style>
  <w:style w:type="character" w:customStyle="1" w:styleId="ListParagraphChar">
    <w:name w:val="List Paragraph Char"/>
    <w:aliases w:val="BODY Char"/>
    <w:link w:val="ListParagraph"/>
    <w:uiPriority w:val="34"/>
    <w:locked/>
    <w:rsid w:val="00563F1D"/>
    <w:rPr>
      <w:rFonts w:ascii="Times New Roman" w:eastAsia="Times New Roman" w:hAnsi="Times New Roman" w:cs="Times New Roman"/>
      <w:sz w:val="24"/>
      <w:szCs w:val="24"/>
    </w:rPr>
  </w:style>
  <w:style w:type="paragraph" w:styleId="BalloonText">
    <w:name w:val="Balloon Text"/>
    <w:basedOn w:val="Normal"/>
    <w:link w:val="BalloonTextChar"/>
    <w:unhideWhenUsed/>
    <w:rsid w:val="002D28A4"/>
    <w:rPr>
      <w:rFonts w:ascii="Segoe UI" w:hAnsi="Segoe UI" w:cs="Segoe UI"/>
      <w:sz w:val="18"/>
      <w:szCs w:val="18"/>
    </w:rPr>
  </w:style>
  <w:style w:type="character" w:customStyle="1" w:styleId="BalloonTextChar">
    <w:name w:val="Balloon Text Char"/>
    <w:basedOn w:val="DefaultParagraphFont"/>
    <w:link w:val="BalloonText"/>
    <w:rsid w:val="002D28A4"/>
    <w:rPr>
      <w:rFonts w:ascii="Segoe UI" w:eastAsia="Times New Roman" w:hAnsi="Segoe UI" w:cs="Segoe UI"/>
      <w:sz w:val="18"/>
      <w:szCs w:val="18"/>
    </w:rPr>
  </w:style>
  <w:style w:type="paragraph" w:styleId="Caption">
    <w:name w:val="caption"/>
    <w:basedOn w:val="Normal"/>
    <w:next w:val="Normal"/>
    <w:qFormat/>
    <w:rsid w:val="003A2ABE"/>
    <w:pPr>
      <w:overflowPunct w:val="0"/>
      <w:autoSpaceDE w:val="0"/>
      <w:autoSpaceDN w:val="0"/>
      <w:adjustRightInd w:val="0"/>
      <w:spacing w:before="120" w:line="312" w:lineRule="auto"/>
      <w:textAlignment w:val="baseline"/>
    </w:pPr>
    <w:rPr>
      <w:rFonts w:ascii="Times New Roman" w:hAnsi="Times New Roman"/>
      <w:b/>
      <w:sz w:val="28"/>
      <w:szCs w:val="20"/>
    </w:rPr>
  </w:style>
  <w:style w:type="character" w:styleId="PageNumber">
    <w:name w:val="page number"/>
    <w:basedOn w:val="DefaultParagraphFont"/>
    <w:rsid w:val="000E28D2"/>
  </w:style>
  <w:style w:type="paragraph" w:styleId="FootnoteText">
    <w:name w:val="footnote text"/>
    <w:basedOn w:val="Normal"/>
    <w:link w:val="FootnoteTextChar"/>
    <w:semiHidden/>
    <w:rsid w:val="000E28D2"/>
    <w:pPr>
      <w:overflowPunct w:val="0"/>
      <w:autoSpaceDE w:val="0"/>
      <w:autoSpaceDN w:val="0"/>
      <w:adjustRightInd w:val="0"/>
      <w:spacing w:line="312" w:lineRule="auto"/>
      <w:textAlignment w:val="baseline"/>
    </w:pPr>
    <w:rPr>
      <w:rFonts w:ascii="Times New Roman" w:hAnsi="Times New Roman"/>
      <w:sz w:val="20"/>
      <w:szCs w:val="20"/>
    </w:rPr>
  </w:style>
  <w:style w:type="character" w:customStyle="1" w:styleId="FootnoteTextChar">
    <w:name w:val="Footnote Text Char"/>
    <w:basedOn w:val="DefaultParagraphFont"/>
    <w:link w:val="FootnoteText"/>
    <w:semiHidden/>
    <w:rsid w:val="000E28D2"/>
    <w:rPr>
      <w:rFonts w:ascii="Times New Roman" w:eastAsia="Times New Roman" w:hAnsi="Times New Roman" w:cs="Times New Roman"/>
      <w:sz w:val="20"/>
      <w:szCs w:val="20"/>
    </w:rPr>
  </w:style>
  <w:style w:type="character" w:styleId="FootnoteReference">
    <w:name w:val="footnote reference"/>
    <w:semiHidden/>
    <w:rsid w:val="000E28D2"/>
    <w:rPr>
      <w:vertAlign w:val="superscript"/>
    </w:rPr>
  </w:style>
  <w:style w:type="character" w:styleId="CommentReference">
    <w:name w:val="annotation reference"/>
    <w:semiHidden/>
    <w:rsid w:val="000E28D2"/>
    <w:rPr>
      <w:sz w:val="16"/>
    </w:rPr>
  </w:style>
  <w:style w:type="paragraph" w:styleId="CommentText">
    <w:name w:val="annotation text"/>
    <w:basedOn w:val="Normal"/>
    <w:link w:val="CommentTextChar"/>
    <w:semiHidden/>
    <w:rsid w:val="000E28D2"/>
    <w:pPr>
      <w:overflowPunct w:val="0"/>
      <w:autoSpaceDE w:val="0"/>
      <w:autoSpaceDN w:val="0"/>
      <w:adjustRightInd w:val="0"/>
      <w:spacing w:line="312" w:lineRule="auto"/>
      <w:textAlignment w:val="baseline"/>
    </w:pPr>
    <w:rPr>
      <w:rFonts w:ascii="Times New Roman" w:hAnsi="Times New Roman"/>
      <w:sz w:val="20"/>
      <w:szCs w:val="20"/>
    </w:rPr>
  </w:style>
  <w:style w:type="character" w:customStyle="1" w:styleId="CommentTextChar">
    <w:name w:val="Comment Text Char"/>
    <w:basedOn w:val="DefaultParagraphFont"/>
    <w:link w:val="CommentText"/>
    <w:semiHidden/>
    <w:rsid w:val="000E28D2"/>
    <w:rPr>
      <w:rFonts w:ascii="Times New Roman" w:eastAsia="Times New Roman" w:hAnsi="Times New Roman" w:cs="Times New Roman"/>
      <w:sz w:val="20"/>
      <w:szCs w:val="20"/>
    </w:rPr>
  </w:style>
  <w:style w:type="paragraph" w:styleId="TOC1">
    <w:name w:val="toc 1"/>
    <w:basedOn w:val="Normal"/>
    <w:next w:val="Normal"/>
    <w:autoRedefine/>
    <w:uiPriority w:val="39"/>
    <w:rsid w:val="000E28D2"/>
    <w:pPr>
      <w:tabs>
        <w:tab w:val="right" w:leader="dot" w:pos="8788"/>
      </w:tabs>
      <w:overflowPunct w:val="0"/>
      <w:autoSpaceDE w:val="0"/>
      <w:autoSpaceDN w:val="0"/>
      <w:adjustRightInd w:val="0"/>
      <w:spacing w:before="60" w:line="360" w:lineRule="auto"/>
      <w:textAlignment w:val="baseline"/>
    </w:pPr>
    <w:rPr>
      <w:rFonts w:ascii="Times New Roman Bold" w:hAnsi="Times New Roman Bold"/>
      <w:b/>
      <w:noProof/>
      <w:sz w:val="28"/>
      <w:szCs w:val="20"/>
    </w:rPr>
  </w:style>
  <w:style w:type="paragraph" w:styleId="TOC2">
    <w:name w:val="toc 2"/>
    <w:basedOn w:val="Normal"/>
    <w:next w:val="Normal"/>
    <w:autoRedefine/>
    <w:uiPriority w:val="39"/>
    <w:rsid w:val="000E28D2"/>
    <w:pPr>
      <w:tabs>
        <w:tab w:val="left" w:pos="960"/>
        <w:tab w:val="right" w:leader="dot" w:pos="8788"/>
      </w:tabs>
      <w:overflowPunct w:val="0"/>
      <w:autoSpaceDE w:val="0"/>
      <w:autoSpaceDN w:val="0"/>
      <w:adjustRightInd w:val="0"/>
      <w:spacing w:before="60" w:line="312" w:lineRule="auto"/>
      <w:ind w:left="289"/>
      <w:textAlignment w:val="baseline"/>
    </w:pPr>
    <w:rPr>
      <w:rFonts w:ascii="Times New Roman" w:hAnsi="Times New Roman"/>
      <w:b/>
      <w:noProof/>
      <w:sz w:val="28"/>
      <w:szCs w:val="20"/>
    </w:rPr>
  </w:style>
  <w:style w:type="paragraph" w:styleId="TOC3">
    <w:name w:val="toc 3"/>
    <w:basedOn w:val="Normal"/>
    <w:next w:val="Normal"/>
    <w:uiPriority w:val="39"/>
    <w:rsid w:val="000E28D2"/>
    <w:pPr>
      <w:tabs>
        <w:tab w:val="right" w:leader="dot" w:pos="8788"/>
      </w:tabs>
      <w:overflowPunct w:val="0"/>
      <w:autoSpaceDE w:val="0"/>
      <w:autoSpaceDN w:val="0"/>
      <w:adjustRightInd w:val="0"/>
      <w:spacing w:line="312" w:lineRule="auto"/>
      <w:ind w:left="709"/>
      <w:textAlignment w:val="baseline"/>
    </w:pPr>
    <w:rPr>
      <w:rFonts w:ascii="Times New Roman" w:hAnsi="Times New Roman"/>
      <w:noProof/>
      <w:szCs w:val="20"/>
    </w:rPr>
  </w:style>
  <w:style w:type="paragraph" w:styleId="TOC4">
    <w:name w:val="toc 4"/>
    <w:basedOn w:val="Normal"/>
    <w:next w:val="Normal"/>
    <w:autoRedefine/>
    <w:uiPriority w:val="39"/>
    <w:rsid w:val="000E28D2"/>
    <w:pPr>
      <w:tabs>
        <w:tab w:val="right" w:leader="dot" w:pos="8788"/>
      </w:tabs>
      <w:overflowPunct w:val="0"/>
      <w:autoSpaceDE w:val="0"/>
      <w:autoSpaceDN w:val="0"/>
      <w:adjustRightInd w:val="0"/>
      <w:spacing w:line="312" w:lineRule="auto"/>
      <w:ind w:left="720"/>
      <w:textAlignment w:val="baseline"/>
    </w:pPr>
    <w:rPr>
      <w:rFonts w:ascii="Times New Roman" w:hAnsi="Times New Roman"/>
      <w:i/>
      <w:szCs w:val="20"/>
    </w:rPr>
  </w:style>
  <w:style w:type="paragraph" w:styleId="TOC5">
    <w:name w:val="toc 5"/>
    <w:basedOn w:val="Normal"/>
    <w:next w:val="Normal"/>
    <w:uiPriority w:val="39"/>
    <w:rsid w:val="000E28D2"/>
    <w:pPr>
      <w:tabs>
        <w:tab w:val="right" w:leader="dot" w:pos="8788"/>
      </w:tabs>
      <w:overflowPunct w:val="0"/>
      <w:autoSpaceDE w:val="0"/>
      <w:autoSpaceDN w:val="0"/>
      <w:adjustRightInd w:val="0"/>
      <w:spacing w:line="312" w:lineRule="auto"/>
      <w:ind w:left="960"/>
      <w:textAlignment w:val="baseline"/>
    </w:pPr>
    <w:rPr>
      <w:rFonts w:ascii="Times New Roman" w:hAnsi="Times New Roman"/>
      <w:sz w:val="18"/>
      <w:szCs w:val="20"/>
    </w:rPr>
  </w:style>
  <w:style w:type="paragraph" w:styleId="TOC6">
    <w:name w:val="toc 6"/>
    <w:basedOn w:val="Normal"/>
    <w:next w:val="Normal"/>
    <w:uiPriority w:val="39"/>
    <w:rsid w:val="000E28D2"/>
    <w:pPr>
      <w:tabs>
        <w:tab w:val="right" w:leader="dot" w:pos="8788"/>
      </w:tabs>
      <w:overflowPunct w:val="0"/>
      <w:autoSpaceDE w:val="0"/>
      <w:autoSpaceDN w:val="0"/>
      <w:adjustRightInd w:val="0"/>
      <w:spacing w:line="312" w:lineRule="auto"/>
      <w:ind w:left="1200"/>
      <w:textAlignment w:val="baseline"/>
    </w:pPr>
    <w:rPr>
      <w:rFonts w:ascii="Times New Roman" w:hAnsi="Times New Roman"/>
      <w:sz w:val="18"/>
      <w:szCs w:val="20"/>
    </w:rPr>
  </w:style>
  <w:style w:type="paragraph" w:styleId="TOC7">
    <w:name w:val="toc 7"/>
    <w:basedOn w:val="Normal"/>
    <w:next w:val="Normal"/>
    <w:uiPriority w:val="39"/>
    <w:rsid w:val="000E28D2"/>
    <w:pPr>
      <w:tabs>
        <w:tab w:val="right" w:leader="dot" w:pos="8788"/>
      </w:tabs>
      <w:overflowPunct w:val="0"/>
      <w:autoSpaceDE w:val="0"/>
      <w:autoSpaceDN w:val="0"/>
      <w:adjustRightInd w:val="0"/>
      <w:spacing w:line="312" w:lineRule="auto"/>
      <w:ind w:left="1440"/>
      <w:textAlignment w:val="baseline"/>
    </w:pPr>
    <w:rPr>
      <w:rFonts w:ascii="Times New Roman" w:hAnsi="Times New Roman"/>
      <w:sz w:val="18"/>
      <w:szCs w:val="20"/>
    </w:rPr>
  </w:style>
  <w:style w:type="paragraph" w:styleId="TOC8">
    <w:name w:val="toc 8"/>
    <w:basedOn w:val="Normal"/>
    <w:next w:val="Normal"/>
    <w:uiPriority w:val="39"/>
    <w:rsid w:val="000E28D2"/>
    <w:pPr>
      <w:tabs>
        <w:tab w:val="right" w:leader="dot" w:pos="8788"/>
      </w:tabs>
      <w:overflowPunct w:val="0"/>
      <w:autoSpaceDE w:val="0"/>
      <w:autoSpaceDN w:val="0"/>
      <w:adjustRightInd w:val="0"/>
      <w:spacing w:line="312" w:lineRule="auto"/>
      <w:ind w:left="1680"/>
      <w:textAlignment w:val="baseline"/>
    </w:pPr>
    <w:rPr>
      <w:rFonts w:ascii="Times New Roman" w:hAnsi="Times New Roman"/>
      <w:sz w:val="18"/>
      <w:szCs w:val="20"/>
    </w:rPr>
  </w:style>
  <w:style w:type="paragraph" w:styleId="TOC9">
    <w:name w:val="toc 9"/>
    <w:basedOn w:val="Normal"/>
    <w:next w:val="Normal"/>
    <w:uiPriority w:val="39"/>
    <w:rsid w:val="000E28D2"/>
    <w:pPr>
      <w:tabs>
        <w:tab w:val="right" w:leader="dot" w:pos="8788"/>
      </w:tabs>
      <w:overflowPunct w:val="0"/>
      <w:autoSpaceDE w:val="0"/>
      <w:autoSpaceDN w:val="0"/>
      <w:adjustRightInd w:val="0"/>
      <w:spacing w:line="312" w:lineRule="auto"/>
      <w:ind w:left="1920"/>
      <w:textAlignment w:val="baseline"/>
    </w:pPr>
    <w:rPr>
      <w:rFonts w:ascii="Times New Roman" w:hAnsi="Times New Roman"/>
      <w:sz w:val="18"/>
      <w:szCs w:val="20"/>
    </w:rPr>
  </w:style>
  <w:style w:type="character" w:styleId="Hyperlink">
    <w:name w:val="Hyperlink"/>
    <w:uiPriority w:val="99"/>
    <w:rsid w:val="000E28D2"/>
    <w:rPr>
      <w:color w:val="0000FF"/>
      <w:u w:val="single"/>
    </w:rPr>
  </w:style>
  <w:style w:type="paragraph" w:customStyle="1" w:styleId="Style16ptBoldBefore15pt">
    <w:name w:val="Style 16 pt Bold Before:  15 pt"/>
    <w:basedOn w:val="Normal"/>
    <w:autoRedefine/>
    <w:rsid w:val="000E28D2"/>
    <w:pPr>
      <w:numPr>
        <w:numId w:val="13"/>
      </w:numPr>
      <w:overflowPunct w:val="0"/>
      <w:autoSpaceDE w:val="0"/>
      <w:autoSpaceDN w:val="0"/>
      <w:adjustRightInd w:val="0"/>
      <w:spacing w:before="300" w:line="312" w:lineRule="auto"/>
      <w:textAlignment w:val="baseline"/>
    </w:pPr>
    <w:rPr>
      <w:rFonts w:ascii="Times New Roman" w:hAnsi="Times New Roman"/>
      <w:b/>
      <w:bCs/>
      <w:sz w:val="32"/>
      <w:szCs w:val="32"/>
    </w:rPr>
  </w:style>
  <w:style w:type="paragraph" w:customStyle="1" w:styleId="Heading4Latin14pt">
    <w:name w:val="Heading 4 + (Latin) 14 pt"/>
    <w:aliases w:val="(Complex) 14 pt"/>
    <w:basedOn w:val="Heading4"/>
    <w:rsid w:val="000E28D2"/>
    <w:pPr>
      <w:tabs>
        <w:tab w:val="clear" w:pos="1080"/>
        <w:tab w:val="num" w:pos="900"/>
      </w:tabs>
    </w:pPr>
    <w:rPr>
      <w:sz w:val="28"/>
      <w:szCs w:val="22"/>
    </w:rPr>
  </w:style>
  <w:style w:type="paragraph" w:customStyle="1" w:styleId="StyleParagraph13pt">
    <w:name w:val="Style Paragraph + 13 pt"/>
    <w:basedOn w:val="Normal"/>
    <w:autoRedefine/>
    <w:rsid w:val="000E28D2"/>
    <w:pPr>
      <w:overflowPunct w:val="0"/>
      <w:autoSpaceDE w:val="0"/>
      <w:autoSpaceDN w:val="0"/>
      <w:adjustRightInd w:val="0"/>
      <w:spacing w:before="120" w:line="264" w:lineRule="auto"/>
      <w:ind w:firstLine="360"/>
      <w:textAlignment w:val="baseline"/>
    </w:pPr>
    <w:rPr>
      <w:rFonts w:ascii="Times New Roman" w:hAnsi="Times New Roman"/>
      <w:sz w:val="26"/>
      <w:szCs w:val="26"/>
    </w:rPr>
  </w:style>
  <w:style w:type="paragraph" w:customStyle="1" w:styleId="Reference">
    <w:name w:val="Reference"/>
    <w:basedOn w:val="Normal"/>
    <w:link w:val="ReferenceChar"/>
    <w:rsid w:val="000E28D2"/>
    <w:pPr>
      <w:numPr>
        <w:numId w:val="12"/>
      </w:numPr>
      <w:autoSpaceDE w:val="0"/>
      <w:autoSpaceDN w:val="0"/>
      <w:adjustRightInd w:val="0"/>
      <w:spacing w:before="60" w:line="312" w:lineRule="auto"/>
    </w:pPr>
    <w:rPr>
      <w:rFonts w:ascii="Times New Roman" w:eastAsia="TimesNewRoman,Bold" w:hAnsi="Times New Roman"/>
      <w:color w:val="000000"/>
      <w:szCs w:val="20"/>
    </w:rPr>
  </w:style>
  <w:style w:type="character" w:customStyle="1" w:styleId="ReferenceChar">
    <w:name w:val="Reference Char"/>
    <w:link w:val="Reference"/>
    <w:rsid w:val="000E28D2"/>
    <w:rPr>
      <w:rFonts w:ascii="Times New Roman" w:eastAsia="TimesNewRoman,Bold" w:hAnsi="Times New Roman" w:cs="Times New Roman"/>
      <w:color w:val="000000"/>
      <w:sz w:val="24"/>
      <w:szCs w:val="20"/>
    </w:rPr>
  </w:style>
  <w:style w:type="paragraph" w:styleId="Title">
    <w:name w:val="Title"/>
    <w:basedOn w:val="Normal"/>
    <w:link w:val="TitleChar"/>
    <w:qFormat/>
    <w:rsid w:val="000E28D2"/>
    <w:pPr>
      <w:spacing w:before="120" w:after="360" w:line="360" w:lineRule="auto"/>
      <w:jc w:val="center"/>
    </w:pPr>
    <w:rPr>
      <w:rFonts w:ascii="Times New Roman" w:hAnsi="Times New Roman"/>
      <w:b/>
      <w:color w:val="000000"/>
      <w:sz w:val="38"/>
      <w:szCs w:val="20"/>
    </w:rPr>
  </w:style>
  <w:style w:type="character" w:customStyle="1" w:styleId="TitleChar">
    <w:name w:val="Title Char"/>
    <w:basedOn w:val="DefaultParagraphFont"/>
    <w:link w:val="Title"/>
    <w:rsid w:val="000E28D2"/>
    <w:rPr>
      <w:rFonts w:ascii="Times New Roman" w:eastAsia="Times New Roman" w:hAnsi="Times New Roman" w:cs="Times New Roman"/>
      <w:b/>
      <w:color w:val="000000"/>
      <w:sz w:val="38"/>
      <w:szCs w:val="20"/>
    </w:rPr>
  </w:style>
  <w:style w:type="paragraph" w:customStyle="1" w:styleId="ChuBang">
    <w:name w:val="ChuBang"/>
    <w:basedOn w:val="Normal"/>
    <w:rsid w:val="000E28D2"/>
    <w:pPr>
      <w:spacing w:before="60" w:after="60" w:line="312" w:lineRule="auto"/>
      <w:jc w:val="both"/>
    </w:pPr>
    <w:rPr>
      <w:rFonts w:ascii="Times New Roman" w:hAnsi="Times New Roman"/>
      <w:color w:val="000000"/>
      <w:szCs w:val="25"/>
    </w:rPr>
  </w:style>
  <w:style w:type="paragraph" w:styleId="TableofFigures">
    <w:name w:val="table of figures"/>
    <w:basedOn w:val="Normal"/>
    <w:next w:val="Normal"/>
    <w:uiPriority w:val="99"/>
    <w:rsid w:val="000E28D2"/>
    <w:pPr>
      <w:spacing w:before="120" w:after="120" w:line="360" w:lineRule="auto"/>
      <w:ind w:left="520" w:hanging="520"/>
      <w:jc w:val="both"/>
    </w:pPr>
    <w:rPr>
      <w:rFonts w:ascii="Times New Roman" w:hAnsi="Times New Roman"/>
      <w:color w:val="000000"/>
      <w:sz w:val="28"/>
      <w:szCs w:val="20"/>
    </w:rPr>
  </w:style>
  <w:style w:type="table" w:styleId="TableGrid">
    <w:name w:val="Table Grid"/>
    <w:basedOn w:val="TableNormal"/>
    <w:rsid w:val="000E28D2"/>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a"/>
    <w:basedOn w:val="Normal"/>
    <w:rsid w:val="000E28D2"/>
    <w:pPr>
      <w:numPr>
        <w:numId w:val="14"/>
      </w:numPr>
      <w:spacing w:before="120" w:line="312" w:lineRule="auto"/>
      <w:ind w:left="936" w:hanging="576"/>
    </w:pPr>
    <w:rPr>
      <w:rFonts w:ascii="Times New Roman" w:hAnsi="Times New Roman"/>
      <w:bCs/>
      <w:sz w:val="26"/>
      <w:szCs w:val="26"/>
    </w:rPr>
  </w:style>
  <w:style w:type="paragraph" w:styleId="NormalWeb">
    <w:name w:val="Normal (Web)"/>
    <w:basedOn w:val="Normal"/>
    <w:uiPriority w:val="99"/>
    <w:rsid w:val="000E28D2"/>
    <w:pPr>
      <w:spacing w:before="100" w:line="360" w:lineRule="auto"/>
    </w:pPr>
    <w:rPr>
      <w:rFonts w:ascii="Times New Roman" w:hAnsi="Times New Roman"/>
      <w:sz w:val="26"/>
    </w:rPr>
  </w:style>
  <w:style w:type="paragraph" w:styleId="BodyText3">
    <w:name w:val="Body Text 3"/>
    <w:basedOn w:val="Normal"/>
    <w:link w:val="BodyText3Char"/>
    <w:rsid w:val="000E28D2"/>
    <w:pPr>
      <w:autoSpaceDE w:val="0"/>
      <w:autoSpaceDN w:val="0"/>
      <w:adjustRightInd w:val="0"/>
      <w:spacing w:line="360" w:lineRule="auto"/>
      <w:jc w:val="both"/>
    </w:pPr>
    <w:rPr>
      <w:rFonts w:ascii="Times New Roman" w:hAnsi="Times New Roman"/>
      <w:sz w:val="26"/>
    </w:rPr>
  </w:style>
  <w:style w:type="character" w:customStyle="1" w:styleId="BodyText3Char">
    <w:name w:val="Body Text 3 Char"/>
    <w:basedOn w:val="DefaultParagraphFont"/>
    <w:link w:val="BodyText3"/>
    <w:rsid w:val="000E28D2"/>
    <w:rPr>
      <w:rFonts w:ascii="Times New Roman" w:eastAsia="Times New Roman" w:hAnsi="Times New Roman" w:cs="Times New Roman"/>
      <w:sz w:val="26"/>
      <w:szCs w:val="24"/>
    </w:rPr>
  </w:style>
  <w:style w:type="character" w:styleId="FollowedHyperlink">
    <w:name w:val="FollowedHyperlink"/>
    <w:rsid w:val="000E28D2"/>
    <w:rPr>
      <w:color w:val="800080"/>
      <w:u w:val="single"/>
    </w:rPr>
  </w:style>
  <w:style w:type="character" w:customStyle="1" w:styleId="articletoptitle">
    <w:name w:val="articletoptitle"/>
    <w:basedOn w:val="DefaultParagraphFont"/>
    <w:rsid w:val="000E28D2"/>
  </w:style>
  <w:style w:type="character" w:customStyle="1" w:styleId="apple-style-span">
    <w:name w:val="apple-style-span"/>
    <w:basedOn w:val="DefaultParagraphFont"/>
    <w:rsid w:val="000E28D2"/>
  </w:style>
  <w:style w:type="paragraph" w:customStyle="1" w:styleId="CharCharCharCharCharCharCharCharCharCharChar">
    <w:name w:val="Char Char Char Char Char Char Char Char Char Char Char"/>
    <w:basedOn w:val="Normal"/>
    <w:semiHidden/>
    <w:rsid w:val="000E28D2"/>
    <w:pPr>
      <w:autoSpaceDE w:val="0"/>
      <w:autoSpaceDN w:val="0"/>
      <w:adjustRightInd w:val="0"/>
      <w:spacing w:before="120" w:after="160" w:line="240" w:lineRule="exact"/>
      <w:ind w:firstLine="567"/>
      <w:jc w:val="both"/>
    </w:pPr>
    <w:rPr>
      <w:rFonts w:ascii="Verdana" w:hAnsi="Verdana"/>
      <w:sz w:val="20"/>
      <w:szCs w:val="20"/>
    </w:rPr>
  </w:style>
  <w:style w:type="paragraph" w:styleId="TOCHeading">
    <w:name w:val="TOC Heading"/>
    <w:basedOn w:val="Heading1"/>
    <w:next w:val="Normal"/>
    <w:uiPriority w:val="39"/>
    <w:qFormat/>
    <w:rsid w:val="000E28D2"/>
    <w:pPr>
      <w:keepNext/>
      <w:keepLines/>
      <w:tabs>
        <w:tab w:val="clear" w:pos="9072"/>
      </w:tabs>
      <w:overflowPunct/>
      <w:autoSpaceDE/>
      <w:autoSpaceDN/>
      <w:adjustRightInd/>
      <w:spacing w:before="480" w:line="276" w:lineRule="auto"/>
      <w:textAlignment w:val="auto"/>
      <w:outlineLvl w:val="9"/>
    </w:pPr>
    <w:rPr>
      <w:rFonts w:ascii="Cambria" w:hAnsi="Cambria"/>
      <w:b w:val="0"/>
      <w:i/>
      <w:iCs/>
      <w:color w:val="365F91"/>
    </w:rPr>
  </w:style>
  <w:style w:type="paragraph" w:styleId="BodyText">
    <w:name w:val="Body Text"/>
    <w:basedOn w:val="Normal"/>
    <w:link w:val="BodyTextChar"/>
    <w:rsid w:val="000E28D2"/>
    <w:pPr>
      <w:overflowPunct w:val="0"/>
      <w:autoSpaceDE w:val="0"/>
      <w:autoSpaceDN w:val="0"/>
      <w:adjustRightInd w:val="0"/>
      <w:spacing w:after="120" w:line="312" w:lineRule="auto"/>
      <w:textAlignment w:val="baseline"/>
    </w:pPr>
    <w:rPr>
      <w:rFonts w:ascii="Times New Roman" w:hAnsi="Times New Roman"/>
      <w:szCs w:val="20"/>
    </w:rPr>
  </w:style>
  <w:style w:type="character" w:customStyle="1" w:styleId="BodyTextChar">
    <w:name w:val="Body Text Char"/>
    <w:basedOn w:val="DefaultParagraphFont"/>
    <w:link w:val="BodyText"/>
    <w:rsid w:val="000E28D2"/>
    <w:rPr>
      <w:rFonts w:ascii="Times New Roman" w:eastAsia="Times New Roman" w:hAnsi="Times New Roman" w:cs="Times New Roman"/>
      <w:sz w:val="24"/>
      <w:szCs w:val="20"/>
    </w:rPr>
  </w:style>
  <w:style w:type="paragraph" w:customStyle="1" w:styleId="EndNoteBibliography">
    <w:name w:val="EndNote Bibliography"/>
    <w:basedOn w:val="Normal"/>
    <w:link w:val="EndNoteBibliographyChar"/>
    <w:rsid w:val="000E28D2"/>
    <w:pPr>
      <w:spacing w:after="120"/>
      <w:ind w:firstLine="567"/>
      <w:jc w:val="both"/>
    </w:pPr>
    <w:rPr>
      <w:rFonts w:ascii="Times New Roman" w:hAnsi="Times New Roman"/>
      <w:noProof/>
    </w:rPr>
  </w:style>
  <w:style w:type="character" w:customStyle="1" w:styleId="EndNoteBibliographyChar">
    <w:name w:val="EndNote Bibliography Char"/>
    <w:link w:val="EndNoteBibliography"/>
    <w:rsid w:val="000E28D2"/>
    <w:rPr>
      <w:rFonts w:ascii="Times New Roman" w:eastAsia="Times New Roman" w:hAnsi="Times New Roman" w:cs="Times New Roman"/>
      <w:noProof/>
      <w:sz w:val="24"/>
      <w:szCs w:val="24"/>
    </w:rPr>
  </w:style>
  <w:style w:type="character" w:customStyle="1" w:styleId="ff7">
    <w:name w:val="ff7"/>
    <w:rsid w:val="000E28D2"/>
  </w:style>
  <w:style w:type="character" w:customStyle="1" w:styleId="a0">
    <w:name w:val="_"/>
    <w:rsid w:val="000E28D2"/>
  </w:style>
  <w:style w:type="character" w:customStyle="1" w:styleId="ff8">
    <w:name w:val="ff8"/>
    <w:rsid w:val="000E28D2"/>
  </w:style>
  <w:style w:type="character" w:customStyle="1" w:styleId="fontstyle01">
    <w:name w:val="fontstyle01"/>
    <w:basedOn w:val="DefaultParagraphFont"/>
    <w:rsid w:val="000E28D2"/>
    <w:rPr>
      <w:rFonts w:ascii="TimesNewRomanPSMT" w:hAnsi="TimesNewRomanPSMT" w:hint="default"/>
      <w:b w:val="0"/>
      <w:bCs w:val="0"/>
      <w:i w:val="0"/>
      <w:iCs w:val="0"/>
      <w:color w:val="000000"/>
      <w:sz w:val="26"/>
      <w:szCs w:val="26"/>
    </w:rPr>
  </w:style>
  <w:style w:type="paragraph" w:styleId="EndnoteText">
    <w:name w:val="endnote text"/>
    <w:basedOn w:val="Normal"/>
    <w:link w:val="EndnoteTextChar"/>
    <w:uiPriority w:val="99"/>
    <w:semiHidden/>
    <w:unhideWhenUsed/>
    <w:rsid w:val="00600C5C"/>
    <w:rPr>
      <w:sz w:val="20"/>
      <w:szCs w:val="20"/>
    </w:rPr>
  </w:style>
  <w:style w:type="character" w:customStyle="1" w:styleId="EndnoteTextChar">
    <w:name w:val="Endnote Text Char"/>
    <w:basedOn w:val="DefaultParagraphFont"/>
    <w:link w:val="EndnoteText"/>
    <w:uiPriority w:val="99"/>
    <w:semiHidden/>
    <w:rsid w:val="00600C5C"/>
    <w:rPr>
      <w:rFonts w:ascii="VNI-Times" w:eastAsia="Times New Roman" w:hAnsi="VNI-Times" w:cs="Times New Roman"/>
      <w:sz w:val="20"/>
      <w:szCs w:val="20"/>
    </w:rPr>
  </w:style>
  <w:style w:type="character" w:styleId="EndnoteReference">
    <w:name w:val="endnote reference"/>
    <w:basedOn w:val="DefaultParagraphFont"/>
    <w:uiPriority w:val="99"/>
    <w:semiHidden/>
    <w:unhideWhenUsed/>
    <w:rsid w:val="00600C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650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S\Documents\doan-new\PL04_B_RuotThuyetMinh.docx" TargetMode="External"/><Relationship Id="rId18" Type="http://schemas.openxmlformats.org/officeDocument/2006/relationships/hyperlink" Target="file:///C:\Users\OS\Documents\doan-new\PL04_B_RuotThuyetMinh.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3.xml"/><Relationship Id="rId50" Type="http://schemas.openxmlformats.org/officeDocument/2006/relationships/footer" Target="footer5.xml"/><Relationship Id="rId55" Type="http://schemas.openxmlformats.org/officeDocument/2006/relationships/header" Target="header6.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OS\Documents\doan-new\PL04_B_RuotThuyetMinh.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oter" Target="foot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S\Documents\doan-new\PL04_B_RuotThuyetMinh.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3" Type="http://schemas.openxmlformats.org/officeDocument/2006/relationships/footer" Target="footer6.xml"/><Relationship Id="rId58" Type="http://schemas.openxmlformats.org/officeDocument/2006/relationships/hyperlink" Target="https://open.shopee.com/console/21479" TargetMode="External"/><Relationship Id="rId5" Type="http://schemas.openxmlformats.org/officeDocument/2006/relationships/webSettings" Target="webSettings.xml"/><Relationship Id="rId15" Type="http://schemas.openxmlformats.org/officeDocument/2006/relationships/hyperlink" Target="file:///C:\Users\OS\Documents\doan-new\PL04_B_RuotThuyetMinh.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3.xml"/><Relationship Id="rId57" Type="http://schemas.openxmlformats.org/officeDocument/2006/relationships/hyperlink" Target="https://sendovn.atlassian.net/wiki/spaces/SSA/overview" TargetMode="External"/><Relationship Id="rId61" Type="http://schemas.openxmlformats.org/officeDocument/2006/relationships/footer" Target="footer10.xml"/><Relationship Id="rId10" Type="http://schemas.openxmlformats.org/officeDocument/2006/relationships/hyperlink" Target="file:///C:\Users\OS\Documents\doan-new\PL04_B_RuotThuyetMinh.docx" TargetMode="External"/><Relationship Id="rId19" Type="http://schemas.openxmlformats.org/officeDocument/2006/relationships/image" Target="media/image1.jp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5.xml"/><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OS\Documents\doan-new\PL04_B_RuotThuyetMinh.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4.xml"/><Relationship Id="rId56" Type="http://schemas.openxmlformats.org/officeDocument/2006/relationships/footer" Target="footer8.xm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Users\OS\Documents\doan-new\PL04_B_RuotThuyetMinh.docx" TargetMode="External"/><Relationship Id="rId17" Type="http://schemas.openxmlformats.org/officeDocument/2006/relationships/hyperlink" Target="file:///C:\Users\OS\Documents\doan-new\PL04_B_RuotThuyetMinh.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2.xml"/><Relationship Id="rId5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22E52-954A-4334-802C-84CDE4713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63</Pages>
  <Words>7995</Words>
  <Characters>45572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OS</cp:lastModifiedBy>
  <cp:revision>80</cp:revision>
  <cp:lastPrinted>2017-03-06T00:57:00Z</cp:lastPrinted>
  <dcterms:created xsi:type="dcterms:W3CDTF">2017-02-16T22:05:00Z</dcterms:created>
  <dcterms:modified xsi:type="dcterms:W3CDTF">2019-12-18T09:03:00Z</dcterms:modified>
</cp:coreProperties>
</file>